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48242" w14:textId="7B5ACF6F" w:rsidR="003D779D" w:rsidRDefault="003D779D" w:rsidP="00486C20">
      <w:pPr>
        <w:spacing w:line="320" w:lineRule="exact"/>
        <w:jc w:val="right"/>
      </w:pPr>
      <w:r>
        <w:rPr>
          <w:rFonts w:hint="eastAsia"/>
        </w:rPr>
        <w:t>2026/</w:t>
      </w:r>
      <w:r w:rsidR="000B7B08">
        <w:rPr>
          <w:rFonts w:hint="eastAsia"/>
        </w:rPr>
        <w:t>4</w:t>
      </w:r>
      <w:r>
        <w:rPr>
          <w:rFonts w:hint="eastAsia"/>
        </w:rPr>
        <w:t>/</w:t>
      </w:r>
      <w:del w:id="0" w:author="掛下　哲郎" w:date="2026-04-03T15:06:00Z">
        <w:r w:rsidR="00FC4CD4" w:rsidDel="00FC4CD4">
          <w:rPr>
            <w:rFonts w:hint="eastAsia"/>
          </w:rPr>
          <w:delText>1</w:delText>
        </w:r>
      </w:del>
      <w:ins w:id="1" w:author="掛下　哲郎" w:date="2026-04-06T10:04:00Z">
        <w:r w:rsidR="00FB2A49">
          <w:rPr>
            <w:rFonts w:hint="eastAsia"/>
          </w:rPr>
          <w:t>6</w:t>
        </w:r>
      </w:ins>
    </w:p>
    <w:p w14:paraId="79619155" w14:textId="728E02D7" w:rsidR="001520CD" w:rsidRDefault="001520CD" w:rsidP="00486C20">
      <w:pPr>
        <w:spacing w:line="320" w:lineRule="exact"/>
        <w:jc w:val="right"/>
      </w:pPr>
      <w:del w:id="2" w:author="掛下　哲郎" w:date="2026-04-03T15:06:00Z">
        <w:r w:rsidDel="00FC4CD4">
          <w:rPr>
            <w:rFonts w:hint="eastAsia"/>
          </w:rPr>
          <w:delText>学籍番</w:delText>
        </w:r>
        <w:r w:rsidR="004759A1" w:rsidDel="00FC4CD4">
          <w:rPr>
            <w:rFonts w:hint="eastAsia"/>
          </w:rPr>
          <w:delText>号：</w:delText>
        </w:r>
      </w:del>
      <w:r w:rsidR="004759A1">
        <w:rPr>
          <w:rFonts w:hint="eastAsia"/>
        </w:rPr>
        <w:t>23238183</w:t>
      </w:r>
      <w:r>
        <w:rPr>
          <w:rFonts w:hint="eastAsia"/>
        </w:rPr>
        <w:t xml:space="preserve"> </w:t>
      </w:r>
      <w:del w:id="3" w:author="掛下　哲郎" w:date="2026-04-03T15:06:00Z">
        <w:r w:rsidDel="00FC4CD4">
          <w:rPr>
            <w:rFonts w:hint="eastAsia"/>
          </w:rPr>
          <w:delText>氏名</w:delText>
        </w:r>
        <w:r w:rsidR="004759A1" w:rsidDel="00FC4CD4">
          <w:rPr>
            <w:rFonts w:hint="eastAsia"/>
          </w:rPr>
          <w:delText>：</w:delText>
        </w:r>
      </w:del>
      <w:r w:rsidR="004759A1">
        <w:rPr>
          <w:rFonts w:hint="eastAsia"/>
        </w:rPr>
        <w:t>佐藤樹</w:t>
      </w:r>
    </w:p>
    <w:p w14:paraId="0E0DB029" w14:textId="65A6AA69" w:rsidR="000D1A1A" w:rsidRPr="00C212B0" w:rsidDel="00FC4CD4" w:rsidRDefault="000D1A1A" w:rsidP="000D1A1A">
      <w:pPr>
        <w:pStyle w:val="a3"/>
        <w:rPr>
          <w:del w:id="4" w:author="掛下　哲郎" w:date="2026-04-03T15:06:00Z"/>
          <w:sz w:val="36"/>
          <w:szCs w:val="36"/>
        </w:rPr>
      </w:pPr>
      <w:r w:rsidRPr="00C212B0">
        <w:rPr>
          <w:sz w:val="36"/>
          <w:szCs w:val="36"/>
        </w:rPr>
        <w:t>個人情報保護と学習データ分析を両立させる</w:t>
      </w:r>
      <w:ins w:id="5" w:author="掛下　哲郎" w:date="2026-04-03T15:07:00Z">
        <w:r w:rsidR="00FC4CD4">
          <w:rPr>
            <w:sz w:val="36"/>
            <w:szCs w:val="36"/>
          </w:rPr>
          <w:br/>
        </w:r>
      </w:ins>
    </w:p>
    <w:p w14:paraId="324AE3D2" w14:textId="45E460AD" w:rsidR="000D1A1A" w:rsidRPr="00C212B0" w:rsidDel="00FC4CD4" w:rsidRDefault="000D1A1A" w:rsidP="000D1A1A">
      <w:pPr>
        <w:pStyle w:val="a3"/>
        <w:rPr>
          <w:del w:id="6" w:author="掛下　哲郎" w:date="2026-04-03T15:06:00Z"/>
          <w:sz w:val="36"/>
          <w:szCs w:val="36"/>
        </w:rPr>
      </w:pPr>
      <w:r w:rsidRPr="00C212B0">
        <w:rPr>
          <w:sz w:val="36"/>
          <w:szCs w:val="36"/>
        </w:rPr>
        <w:t>合意形成モデルの構築に向けた</w:t>
      </w:r>
      <w:ins w:id="7" w:author="掛下　哲郎" w:date="2026-04-03T15:07:00Z">
        <w:r w:rsidR="00FC4CD4">
          <w:rPr>
            <w:sz w:val="36"/>
            <w:szCs w:val="36"/>
          </w:rPr>
          <w:br/>
        </w:r>
      </w:ins>
    </w:p>
    <w:p w14:paraId="6CF6F351" w14:textId="3E2BD303" w:rsidR="000D1A1A" w:rsidRPr="00C212B0" w:rsidDel="00FC4CD4" w:rsidRDefault="000D1A1A" w:rsidP="000D1A1A">
      <w:pPr>
        <w:pStyle w:val="a3"/>
        <w:rPr>
          <w:del w:id="8" w:author="掛下　哲郎" w:date="2026-04-03T15:07:00Z"/>
          <w:sz w:val="36"/>
          <w:szCs w:val="36"/>
        </w:rPr>
      </w:pPr>
      <w:r w:rsidRPr="00C212B0">
        <w:rPr>
          <w:sz w:val="36"/>
          <w:szCs w:val="36"/>
        </w:rPr>
        <w:t>仮想実験プラットフォーム</w:t>
      </w:r>
      <w:del w:id="9" w:author="掛下　哲郎" w:date="2026-04-03T15:07:00Z">
        <w:r w:rsidRPr="00C212B0" w:rsidDel="00FC4CD4">
          <w:rPr>
            <w:rFonts w:hint="eastAsia"/>
            <w:sz w:val="36"/>
            <w:szCs w:val="36"/>
          </w:rPr>
          <w:delText>の要約</w:delText>
        </w:r>
      </w:del>
    </w:p>
    <w:p w14:paraId="26907CEC" w14:textId="77777777" w:rsidR="0019132B" w:rsidRDefault="0019132B">
      <w:pPr>
        <w:pStyle w:val="a3"/>
        <w:sectPr w:rsidR="0019132B" w:rsidSect="00C45F57">
          <w:footerReference w:type="default" r:id="rId8"/>
          <w:pgSz w:w="11906" w:h="16838"/>
          <w:pgMar w:top="1985" w:right="1701" w:bottom="1701" w:left="1701" w:header="851" w:footer="992" w:gutter="0"/>
          <w:cols w:space="425"/>
          <w:docGrid w:type="lines" w:linePitch="360"/>
        </w:sectPr>
        <w:pPrChange w:id="12" w:author="掛下　哲郎" w:date="2026-04-03T15:07:00Z">
          <w:pPr>
            <w:pStyle w:val="1"/>
          </w:pPr>
        </w:pPrChange>
      </w:pPr>
    </w:p>
    <w:p w14:paraId="278954F7" w14:textId="00973ACF" w:rsidR="0019132B" w:rsidRPr="00C212B0" w:rsidRDefault="00C67A2F" w:rsidP="00C212B0">
      <w:pPr>
        <w:pStyle w:val="1"/>
        <w:spacing w:line="320" w:lineRule="exact"/>
        <w:rPr>
          <w:rFonts w:eastAsiaTheme="majorHAnsi"/>
          <w:b/>
          <w:bCs/>
          <w:sz w:val="24"/>
          <w:szCs w:val="24"/>
        </w:rPr>
      </w:pPr>
      <w:r w:rsidRPr="00C212B0">
        <w:rPr>
          <w:rFonts w:eastAsiaTheme="majorHAnsi" w:hint="eastAsia"/>
          <w:b/>
          <w:bCs/>
          <w:sz w:val="24"/>
          <w:szCs w:val="24"/>
        </w:rPr>
        <w:t>1．</w:t>
      </w:r>
      <w:r w:rsidR="000D1A1A" w:rsidRPr="00C212B0">
        <w:rPr>
          <w:rFonts w:eastAsiaTheme="majorHAnsi" w:hint="eastAsia"/>
          <w:b/>
          <w:bCs/>
          <w:sz w:val="24"/>
          <w:szCs w:val="24"/>
        </w:rPr>
        <w:t>まえがき</w:t>
      </w:r>
    </w:p>
    <w:p w14:paraId="3A5FA222" w14:textId="4B27EC60" w:rsidR="00EB3CF9" w:rsidRDefault="00F70B5E" w:rsidP="00C212B0">
      <w:pPr>
        <w:spacing w:line="320" w:lineRule="exact"/>
        <w:ind w:firstLineChars="100" w:firstLine="210"/>
        <w:jc w:val="both"/>
      </w:pPr>
      <w:r w:rsidRPr="00F70B5E">
        <w:rPr>
          <w:rFonts w:hint="eastAsia"/>
        </w:rPr>
        <w:t>デジタル技術の発展に伴い学校教育では教育</w:t>
      </w:r>
      <w:r w:rsidRPr="00F70B5E">
        <w:t>DXが進み[1][2][3]</w:t>
      </w:r>
      <w:r w:rsidR="0019132B" w:rsidRPr="0019132B">
        <w:t>、学習過程や学習成果などの学習データを活用したラーニングアナリティクス</w:t>
      </w:r>
      <w:r w:rsidRPr="00F70B5E">
        <w:t>[4][5][6][7]</w:t>
      </w:r>
      <w:r w:rsidR="0019132B" w:rsidRPr="0019132B">
        <w:t>により、生徒の理解度や進捗を把握し、個別最適化された教育やカリキュラム改善が可能になっている。しかし学習データは個人情報に該当するため、収集・利用には生徒や保護者の同意が必要であり、適切な合意形成が課題となっている。</w:t>
      </w:r>
      <w:r w:rsidRPr="00F70B5E">
        <w:t>[</w:t>
      </w:r>
      <w:r w:rsidR="00754DF0">
        <w:rPr>
          <w:rFonts w:hint="eastAsia"/>
        </w:rPr>
        <w:t>9</w:t>
      </w:r>
      <w:r w:rsidRPr="00F70B5E">
        <w:t>][</w:t>
      </w:r>
      <w:r w:rsidR="00754DF0">
        <w:rPr>
          <w:rFonts w:hint="eastAsia"/>
        </w:rPr>
        <w:t>10</w:t>
      </w:r>
      <w:r w:rsidRPr="00F70B5E">
        <w:t>]</w:t>
      </w:r>
      <w:r w:rsidR="003349FE">
        <w:rPr>
          <w:rFonts w:hint="eastAsia"/>
        </w:rPr>
        <w:t xml:space="preserve"> </w:t>
      </w:r>
      <w:r w:rsidR="0019132B" w:rsidRPr="0019132B">
        <w:t>著者らの研究グループでは、学習データの利用許諾の仕組みを備えた個人情報管理システムを提案している。</w:t>
      </w:r>
      <w:r w:rsidR="00403DA7">
        <w:rPr>
          <w:rFonts w:hint="eastAsia"/>
        </w:rPr>
        <w:t>[</w:t>
      </w:r>
      <w:r w:rsidR="00754DF0">
        <w:rPr>
          <w:rFonts w:hint="eastAsia"/>
        </w:rPr>
        <w:t>11</w:t>
      </w:r>
      <w:r w:rsidR="00403DA7">
        <w:rPr>
          <w:rFonts w:hint="eastAsia"/>
        </w:rPr>
        <w:t>]</w:t>
      </w:r>
    </w:p>
    <w:p w14:paraId="5AD9497A" w14:textId="77777777" w:rsidR="00EB3CF9" w:rsidRDefault="00EB3CF9" w:rsidP="00EB3CF9">
      <w:pPr>
        <w:jc w:val="center"/>
      </w:pPr>
      <w:r>
        <w:rPr>
          <w:noProof/>
        </w:rPr>
        <w:drawing>
          <wp:inline distT="0" distB="0" distL="0" distR="0" wp14:anchorId="4BEA962F" wp14:editId="01907773">
            <wp:extent cx="1699260" cy="1828840"/>
            <wp:effectExtent l="0" t="0" r="0" b="0"/>
            <wp:docPr id="5936620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2068" name="図 593662068"/>
                    <pic:cNvPicPr/>
                  </pic:nvPicPr>
                  <pic:blipFill>
                    <a:blip r:embed="rId9">
                      <a:extLst>
                        <a:ext uri="{28A0092B-C50C-407E-A947-70E740481C1C}">
                          <a14:useLocalDpi xmlns:a14="http://schemas.microsoft.com/office/drawing/2010/main" val="0"/>
                        </a:ext>
                      </a:extLst>
                    </a:blip>
                    <a:stretch>
                      <a:fillRect/>
                    </a:stretch>
                  </pic:blipFill>
                  <pic:spPr>
                    <a:xfrm>
                      <a:off x="0" y="0"/>
                      <a:ext cx="1703473" cy="1833374"/>
                    </a:xfrm>
                    <a:prstGeom prst="rect">
                      <a:avLst/>
                    </a:prstGeom>
                  </pic:spPr>
                </pic:pic>
              </a:graphicData>
            </a:graphic>
          </wp:inline>
        </w:drawing>
      </w:r>
    </w:p>
    <w:p w14:paraId="29B60BFC" w14:textId="47F67DF7" w:rsidR="003349FE" w:rsidRPr="00FB2A49" w:rsidRDefault="00EB3CF9" w:rsidP="003349FE">
      <w:pPr>
        <w:spacing w:line="240" w:lineRule="exact"/>
        <w:jc w:val="center"/>
        <w:rPr>
          <w:szCs w:val="20"/>
          <w:rPrChange w:id="13" w:author="掛下　哲郎" w:date="2026-04-06T10:04:00Z">
            <w:rPr>
              <w:sz w:val="16"/>
              <w:szCs w:val="20"/>
            </w:rPr>
          </w:rPrChange>
        </w:rPr>
      </w:pPr>
      <w:r w:rsidRPr="00FB2A49">
        <w:rPr>
          <w:rFonts w:hint="eastAsia"/>
          <w:szCs w:val="20"/>
          <w:rPrChange w:id="14" w:author="掛下　哲郎" w:date="2026-04-06T10:04:00Z">
            <w:rPr>
              <w:rFonts w:hint="eastAsia"/>
              <w:sz w:val="16"/>
              <w:szCs w:val="20"/>
            </w:rPr>
          </w:rPrChange>
        </w:rPr>
        <w:t>図</w:t>
      </w:r>
      <w:r w:rsidRPr="00FB2A49">
        <w:rPr>
          <w:szCs w:val="20"/>
          <w:rPrChange w:id="15" w:author="掛下　哲郎" w:date="2026-04-06T10:04:00Z">
            <w:rPr>
              <w:sz w:val="16"/>
              <w:szCs w:val="20"/>
            </w:rPr>
          </w:rPrChange>
        </w:rPr>
        <w:t>1　学習データに対する利用許諾の仕組み</w:t>
      </w:r>
    </w:p>
    <w:p w14:paraId="7602FB3D" w14:textId="0D5A70B9" w:rsidR="00EB3CF9" w:rsidRPr="00FB2A49" w:rsidRDefault="003349FE" w:rsidP="00C212B0">
      <w:pPr>
        <w:spacing w:line="240" w:lineRule="exact"/>
        <w:jc w:val="center"/>
        <w:rPr>
          <w:szCs w:val="20"/>
          <w:rPrChange w:id="16" w:author="掛下　哲郎" w:date="2026-04-06T10:04:00Z">
            <w:rPr>
              <w:sz w:val="16"/>
              <w:szCs w:val="20"/>
            </w:rPr>
          </w:rPrChange>
        </w:rPr>
      </w:pPr>
      <w:r w:rsidRPr="00FB2A49">
        <w:rPr>
          <w:szCs w:val="20"/>
          <w:rPrChange w:id="17" w:author="掛下　哲郎" w:date="2026-04-06T10:04:00Z">
            <w:rPr>
              <w:sz w:val="16"/>
              <w:szCs w:val="20"/>
            </w:rPr>
          </w:rPrChange>
        </w:rPr>
        <w:t>（出典：掛下哲郎ほか, 2025）</w:t>
      </w:r>
    </w:p>
    <w:p w14:paraId="49F1F2D9" w14:textId="77777777" w:rsidR="00C212B0" w:rsidRPr="00EB3CF9" w:rsidRDefault="00C212B0" w:rsidP="00C212B0">
      <w:pPr>
        <w:spacing w:line="240" w:lineRule="exact"/>
        <w:jc w:val="center"/>
        <w:rPr>
          <w:sz w:val="16"/>
          <w:szCs w:val="20"/>
        </w:rPr>
      </w:pPr>
    </w:p>
    <w:p w14:paraId="594627C3" w14:textId="2D61400B" w:rsidR="00EB3CF9" w:rsidRPr="00EB3CF9" w:rsidRDefault="0019132B" w:rsidP="00C212B0">
      <w:pPr>
        <w:spacing w:line="320" w:lineRule="exact"/>
        <w:jc w:val="both"/>
      </w:pPr>
      <w:r>
        <w:rPr>
          <w:rFonts w:hint="eastAsia"/>
        </w:rPr>
        <w:t>図1</w:t>
      </w:r>
      <w:r w:rsidRPr="0019132B">
        <w:t>は、学習データの提供要請と利用許諾の関係を示したものであり、データ主体</w:t>
      </w:r>
      <w:r w:rsidRPr="0019132B">
        <w:rPr>
          <w:rFonts w:hint="eastAsia"/>
        </w:rPr>
        <w:t>である生徒や保護者の同意を得ながら学習データを活用する仕組みを表している。</w:t>
      </w:r>
      <w:r w:rsidRPr="0019132B">
        <w:t>この仕組みにより、ラーニングアナリティクスと個人情報保護を両立させる合意形成モデルの構築を目指している。学習データの利用では、教師や教育機関などが生徒や保護者に対してデータ提供を求める「提供要請」を行うが、学習データや提供要請の種類、利用者の背景は多様であり、すべてを現実の実証実験で検証することはコストや参加者確保の面で困難である。そこで本研究では、生成AIを用いて学習データや提供要請のバリエーションを生成し、仮想的に作成した生徒</w:t>
      </w:r>
      <w:r w:rsidRPr="0019132B">
        <w:rPr>
          <w:rFonts w:hint="eastAsia"/>
        </w:rPr>
        <w:t>・保護者のペルソナとの対話による仮想実証実験を行うプラットフォームを提案する。さらに生成</w:t>
      </w:r>
      <w:r w:rsidRPr="0019132B">
        <w:t>AIのハルシネーションなどの問題に対応するため、生成データの品質保証プロセスを組み込み、分析用Accessアプリケーションも開発した。</w:t>
      </w:r>
    </w:p>
    <w:p w14:paraId="546C97C5" w14:textId="190C346C" w:rsidR="00ED43C9" w:rsidRPr="00C212B0" w:rsidRDefault="00C67A2F" w:rsidP="00C212B0">
      <w:pPr>
        <w:pStyle w:val="1"/>
        <w:spacing w:line="320" w:lineRule="exact"/>
        <w:rPr>
          <w:rFonts w:eastAsiaTheme="majorHAnsi"/>
          <w:b/>
          <w:bCs/>
          <w:sz w:val="24"/>
          <w:szCs w:val="24"/>
        </w:rPr>
      </w:pPr>
      <w:r w:rsidRPr="00C212B0">
        <w:rPr>
          <w:rFonts w:eastAsiaTheme="majorHAnsi" w:hint="eastAsia"/>
          <w:b/>
          <w:bCs/>
          <w:sz w:val="24"/>
          <w:szCs w:val="24"/>
        </w:rPr>
        <w:lastRenderedPageBreak/>
        <w:t>2．</w:t>
      </w:r>
      <w:r w:rsidR="000D1A1A" w:rsidRPr="00C212B0">
        <w:rPr>
          <w:rFonts w:eastAsiaTheme="majorHAnsi" w:hint="eastAsia"/>
          <w:b/>
          <w:bCs/>
          <w:sz w:val="24"/>
          <w:szCs w:val="24"/>
        </w:rPr>
        <w:t>関連研究</w:t>
      </w:r>
    </w:p>
    <w:p w14:paraId="027642FE" w14:textId="1FE46AD9" w:rsidR="005E30EB" w:rsidRDefault="002F199F" w:rsidP="00C212B0">
      <w:pPr>
        <w:spacing w:line="320" w:lineRule="exact"/>
        <w:ind w:firstLineChars="100" w:firstLine="210"/>
        <w:jc w:val="both"/>
      </w:pPr>
      <w:r w:rsidRPr="002F199F">
        <w:rPr>
          <w:rFonts w:hint="eastAsia"/>
        </w:rPr>
        <w:t>教育分野では、学習過程や成果のデータを分析して教育改善に活用するラーニングアナリティクス（</w:t>
      </w:r>
      <w:r w:rsidRPr="002F199F">
        <w:t>Learning Analytics: LA）に関する研究が盛んに行われている。</w:t>
      </w:r>
      <w:r w:rsidR="00BB0C21">
        <w:rPr>
          <w:rFonts w:hint="eastAsia"/>
        </w:rPr>
        <w:t>[5][6][7]</w:t>
      </w:r>
      <w:r w:rsidR="00754DF0">
        <w:rPr>
          <w:rFonts w:hint="eastAsia"/>
        </w:rPr>
        <w:t>[8]</w:t>
      </w:r>
      <w:r w:rsidRPr="002F199F">
        <w:t>しかし、学習データが個人情報に該当することからプライバシー保護の重要性は認識されているものの、データ利用において当人の同意取得に焦点を当てた研究は多くない。一方、セキュリティ分野では、プライバシー保護とデータ利活用のバランスを取ることの重要性が指摘されているが、適切なバランスの取り方については多様な意見があり、応用分野ごとの差異を考慮した研</w:t>
      </w:r>
      <w:r w:rsidRPr="002F199F">
        <w:rPr>
          <w:rFonts w:hint="eastAsia"/>
        </w:rPr>
        <w:t>究は十分とは言えず、実社会で広く活用できる段階には至っていない。本研究では、対象分野をプログラミング教育などで収集される学習データに限定し、データ収集を行う組織とデータ主体である個人との間の合意形成の問題として整理することで、合意形成モデルの構築とそれを支援するツールの開発を目指している。また、生成</w:t>
      </w:r>
      <w:r w:rsidRPr="002F199F">
        <w:t>AIは近年急速に性能が向上しているが、生成AIを活用した仮想実証実験に関する研究はほとんど存在しない。その理由として、生成AI技術の未成熟、従来の実証実験への依存、AI生成データの信頼性への懸念などが考えられる。</w:t>
      </w:r>
      <w:r w:rsidRPr="002F199F">
        <w:rPr>
          <w:rFonts w:hint="eastAsia"/>
        </w:rPr>
        <w:t>しかし最近ではこれらのリスクを低減する方法も提案されており、仮想実証実験は現実的な研究手法として注目されつつある。</w:t>
      </w:r>
    </w:p>
    <w:p w14:paraId="719A1DA9" w14:textId="0EFF2111" w:rsidR="00F4396D" w:rsidRPr="00C212B0" w:rsidRDefault="00C67A2F" w:rsidP="00C212B0">
      <w:pPr>
        <w:pStyle w:val="1"/>
        <w:spacing w:line="320" w:lineRule="exact"/>
        <w:rPr>
          <w:rFonts w:eastAsiaTheme="majorHAnsi"/>
          <w:b/>
          <w:bCs/>
          <w:sz w:val="24"/>
          <w:szCs w:val="24"/>
        </w:rPr>
      </w:pPr>
      <w:r w:rsidRPr="00C212B0">
        <w:rPr>
          <w:rFonts w:eastAsiaTheme="majorHAnsi" w:hint="eastAsia"/>
          <w:b/>
          <w:bCs/>
          <w:sz w:val="24"/>
          <w:szCs w:val="24"/>
        </w:rPr>
        <w:t>3．</w:t>
      </w:r>
      <w:r w:rsidR="000D1A1A" w:rsidRPr="00C212B0">
        <w:rPr>
          <w:rFonts w:eastAsiaTheme="majorHAnsi" w:hint="eastAsia"/>
          <w:b/>
          <w:bCs/>
          <w:sz w:val="24"/>
          <w:szCs w:val="24"/>
        </w:rPr>
        <w:t>基本事項</w:t>
      </w:r>
    </w:p>
    <w:p w14:paraId="171C2E1A" w14:textId="46E53788" w:rsidR="001520CD" w:rsidRDefault="00F72AC1" w:rsidP="00C212B0">
      <w:pPr>
        <w:spacing w:line="320" w:lineRule="exact"/>
        <w:ind w:firstLineChars="100" w:firstLine="210"/>
        <w:jc w:val="both"/>
      </w:pPr>
      <w:r w:rsidRPr="00F72AC1">
        <w:t>OECD8原則は、1980年にOECDが採択した「プライバシー保護と個人データの国際流通に関する勧告」に基づく個人情報保護の基本原則であり</w:t>
      </w:r>
      <w:r w:rsidR="00E01AFE">
        <w:rPr>
          <w:rFonts w:hint="eastAsia"/>
        </w:rPr>
        <w:t>[</w:t>
      </w:r>
      <w:r w:rsidR="005B505D">
        <w:rPr>
          <w:rFonts w:hint="eastAsia"/>
        </w:rPr>
        <w:t>1</w:t>
      </w:r>
      <w:r w:rsidR="00754DF0">
        <w:rPr>
          <w:rFonts w:hint="eastAsia"/>
        </w:rPr>
        <w:t>2</w:t>
      </w:r>
      <w:r w:rsidR="00E01AFE">
        <w:rPr>
          <w:rFonts w:hint="eastAsia"/>
        </w:rPr>
        <w:t>]</w:t>
      </w:r>
      <w:r w:rsidRPr="00F72AC1">
        <w:t>、2013年に一部改訂された。内容は①目的明確化、②利用制限、③収集制限、④データ内容の正確性、⑤安全保護、⑥公開、⑦個人参加、⑧責任の8項目から構成される。これらは個人データの適切な収集・利用・管理を目的とした国際的な指針であり、日本の個人情報保護法をはじめ多くの国の法制度に反映されている。本研究では、学習データを扱う際にもこれらの原則に基づいた個人情報保護の考え方を前</w:t>
      </w:r>
      <w:r w:rsidRPr="00F72AC1">
        <w:rPr>
          <w:rFonts w:hint="eastAsia"/>
        </w:rPr>
        <w:t>提としている。</w:t>
      </w:r>
    </w:p>
    <w:p w14:paraId="0EDD8543" w14:textId="77777777" w:rsidR="00C212B0" w:rsidRDefault="00C212B0" w:rsidP="0019132B">
      <w:pPr>
        <w:jc w:val="both"/>
      </w:pPr>
    </w:p>
    <w:p w14:paraId="5562581F" w14:textId="77777777" w:rsidR="00C212B0" w:rsidRDefault="00C212B0" w:rsidP="0019132B">
      <w:pPr>
        <w:jc w:val="both"/>
        <w:sectPr w:rsidR="00C212B0" w:rsidSect="00C45F57">
          <w:type w:val="continuous"/>
          <w:pgSz w:w="11906" w:h="16838"/>
          <w:pgMar w:top="1985" w:right="1701" w:bottom="1701" w:left="1701" w:header="851" w:footer="992" w:gutter="0"/>
          <w:cols w:space="425"/>
          <w:docGrid w:type="lines" w:linePitch="360"/>
        </w:sectPr>
      </w:pPr>
    </w:p>
    <w:p w14:paraId="2726FBA5" w14:textId="77777777" w:rsidR="005830EA" w:rsidRDefault="005830EA" w:rsidP="005830EA">
      <w:pPr>
        <w:jc w:val="center"/>
      </w:pPr>
      <w:r>
        <w:rPr>
          <w:rFonts w:hint="eastAsia"/>
          <w:noProof/>
        </w:rPr>
        <w:drawing>
          <wp:inline distT="0" distB="0" distL="0" distR="0" wp14:anchorId="4A564932" wp14:editId="40916554">
            <wp:extent cx="4678878" cy="2589078"/>
            <wp:effectExtent l="0" t="0" r="7620" b="1905"/>
            <wp:docPr id="3370535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3594" name="図 337053594"/>
                    <pic:cNvPicPr/>
                  </pic:nvPicPr>
                  <pic:blipFill>
                    <a:blip r:embed="rId10">
                      <a:extLst>
                        <a:ext uri="{28A0092B-C50C-407E-A947-70E740481C1C}">
                          <a14:useLocalDpi xmlns:a14="http://schemas.microsoft.com/office/drawing/2010/main" val="0"/>
                        </a:ext>
                      </a:extLst>
                    </a:blip>
                    <a:stretch>
                      <a:fillRect/>
                    </a:stretch>
                  </pic:blipFill>
                  <pic:spPr>
                    <a:xfrm>
                      <a:off x="0" y="0"/>
                      <a:ext cx="4742581" cy="2624328"/>
                    </a:xfrm>
                    <a:prstGeom prst="rect">
                      <a:avLst/>
                    </a:prstGeom>
                  </pic:spPr>
                </pic:pic>
              </a:graphicData>
            </a:graphic>
          </wp:inline>
        </w:drawing>
      </w:r>
    </w:p>
    <w:p w14:paraId="70C55A25" w14:textId="75928C74" w:rsidR="005830EA" w:rsidRPr="00FB2A49" w:rsidRDefault="005830EA" w:rsidP="003349FE">
      <w:pPr>
        <w:spacing w:line="240" w:lineRule="exact"/>
        <w:jc w:val="center"/>
        <w:rPr>
          <w:szCs w:val="21"/>
          <w:rPrChange w:id="18" w:author="掛下　哲郎" w:date="2026-04-06T10:05:00Z">
            <w:rPr>
              <w:sz w:val="16"/>
              <w:szCs w:val="20"/>
            </w:rPr>
          </w:rPrChange>
        </w:rPr>
      </w:pPr>
      <w:r w:rsidRPr="00FB2A49">
        <w:rPr>
          <w:rFonts w:hint="eastAsia"/>
          <w:szCs w:val="21"/>
          <w:rPrChange w:id="19" w:author="掛下　哲郎" w:date="2026-04-06T10:05:00Z">
            <w:rPr>
              <w:rFonts w:hint="eastAsia"/>
              <w:sz w:val="16"/>
              <w:szCs w:val="20"/>
            </w:rPr>
          </w:rPrChange>
        </w:rPr>
        <w:t>図</w:t>
      </w:r>
      <w:r w:rsidRPr="00FB2A49">
        <w:rPr>
          <w:szCs w:val="21"/>
          <w:rPrChange w:id="20" w:author="掛下　哲郎" w:date="2026-04-06T10:05:00Z">
            <w:rPr>
              <w:sz w:val="16"/>
              <w:szCs w:val="20"/>
            </w:rPr>
          </w:rPrChange>
        </w:rPr>
        <w:t>2　教育データ利活用ロードマップによる教育データの全体像</w:t>
      </w:r>
    </w:p>
    <w:p w14:paraId="21246173" w14:textId="0BBB40F0" w:rsidR="003349FE" w:rsidRPr="00FB2A49" w:rsidRDefault="003349FE" w:rsidP="003349FE">
      <w:pPr>
        <w:spacing w:line="240" w:lineRule="exact"/>
        <w:jc w:val="center"/>
        <w:rPr>
          <w:szCs w:val="21"/>
          <w:rPrChange w:id="21" w:author="掛下　哲郎" w:date="2026-04-06T10:05:00Z">
            <w:rPr>
              <w:sz w:val="16"/>
              <w:szCs w:val="20"/>
            </w:rPr>
          </w:rPrChange>
        </w:rPr>
      </w:pPr>
      <w:r w:rsidRPr="00FB2A49">
        <w:rPr>
          <w:szCs w:val="21"/>
          <w:rPrChange w:id="22" w:author="掛下　哲郎" w:date="2026-04-06T10:05:00Z">
            <w:rPr>
              <w:sz w:val="16"/>
              <w:szCs w:val="20"/>
            </w:rPr>
          </w:rPrChange>
        </w:rPr>
        <w:t>（出典：掛下哲郎ほか, 2025）</w:t>
      </w:r>
    </w:p>
    <w:p w14:paraId="38DB7E72" w14:textId="0C8F6A4D" w:rsidR="005830EA" w:rsidRDefault="005830EA" w:rsidP="005830EA">
      <w:pPr>
        <w:jc w:val="both"/>
        <w:sectPr w:rsidR="005830EA" w:rsidSect="00C45F57">
          <w:type w:val="continuous"/>
          <w:pgSz w:w="11906" w:h="16838"/>
          <w:pgMar w:top="1985" w:right="1701" w:bottom="1701" w:left="1701" w:header="851" w:footer="992" w:gutter="0"/>
          <w:cols w:space="425"/>
          <w:docGrid w:type="lines" w:linePitch="360"/>
        </w:sectPr>
      </w:pPr>
    </w:p>
    <w:p w14:paraId="22B1E71E" w14:textId="2A1AC947" w:rsidR="00F72AC1" w:rsidRDefault="0019132B" w:rsidP="00C212B0">
      <w:pPr>
        <w:spacing w:line="320" w:lineRule="exact"/>
        <w:ind w:firstLineChars="100" w:firstLine="210"/>
        <w:jc w:val="both"/>
      </w:pPr>
      <w:r w:rsidRPr="0019132B">
        <w:rPr>
          <w:rFonts w:hint="eastAsia"/>
        </w:rPr>
        <w:lastRenderedPageBreak/>
        <w:t>デジタル庁と文部科学省は、教育データの利活用を推進するためのロードマップを策定し、「デジタル教育プラットフォーム」の実現を目指している。この構想では「誰もが、いつでもどこでも、自分らしく学べる社会」の実現を目的とし、個人の状況に応じた教育を可能にする仕組みの構築を目標としている。そのため教育データを「データの範囲（スコープ）」「データの品質」「データの組合せ」の</w:t>
      </w:r>
      <w:r w:rsidRPr="0019132B">
        <w:t>3つの軸で整理し、教育データの流通・蓄積の全体構造を示している。また教育データは主体情報・内容情報・活動情報の3種類に分類される。図2は教育デー</w:t>
      </w:r>
      <w:r w:rsidRPr="0019132B">
        <w:rPr>
          <w:rFonts w:hint="eastAsia"/>
        </w:rPr>
        <w:t>タの全体構造を示しており、教育データを主体情報・内容情報・活動情報の三つの区分に整理することで、教育データの利活用を体系的に理解できるようになっている。</w:t>
      </w:r>
      <w:r w:rsidRPr="0019132B">
        <w:t>本研究ではこの枠組みを参考に学習データの整理と分類を行っている。</w:t>
      </w:r>
    </w:p>
    <w:p w14:paraId="4B5FEF3C" w14:textId="5351E178" w:rsidR="00F72AC1" w:rsidRDefault="00F72AC1" w:rsidP="00C212B0">
      <w:pPr>
        <w:spacing w:line="320" w:lineRule="exact"/>
        <w:ind w:firstLineChars="100" w:firstLine="210"/>
        <w:jc w:val="both"/>
      </w:pPr>
      <w:r w:rsidRPr="00F72AC1">
        <w:rPr>
          <w:rFonts w:hint="eastAsia"/>
        </w:rPr>
        <w:t>生成</w:t>
      </w:r>
      <w:r w:rsidRPr="00F72AC1">
        <w:t>AIを研究や分析に利用する際には、回答の妥当性を確保するための工夫が必要である。本研究では、OpenAI・Google・Anthropicなどのガイドライン</w:t>
      </w:r>
      <w:r w:rsidR="00E01AFE">
        <w:rPr>
          <w:rFonts w:hint="eastAsia"/>
        </w:rPr>
        <w:t>[</w:t>
      </w:r>
      <w:r w:rsidR="005B505D">
        <w:rPr>
          <w:rFonts w:hint="eastAsia"/>
        </w:rPr>
        <w:t>1</w:t>
      </w:r>
      <w:r w:rsidR="00754DF0">
        <w:rPr>
          <w:rFonts w:hint="eastAsia"/>
        </w:rPr>
        <w:t>3</w:t>
      </w:r>
      <w:r w:rsidR="00E01AFE">
        <w:rPr>
          <w:rFonts w:hint="eastAsia"/>
        </w:rPr>
        <w:t>][1</w:t>
      </w:r>
      <w:r w:rsidR="00754DF0">
        <w:rPr>
          <w:rFonts w:hint="eastAsia"/>
        </w:rPr>
        <w:t>4</w:t>
      </w:r>
      <w:r w:rsidR="00E01AFE">
        <w:rPr>
          <w:rFonts w:hint="eastAsia"/>
        </w:rPr>
        <w:t>][1</w:t>
      </w:r>
      <w:r w:rsidR="00754DF0">
        <w:rPr>
          <w:rFonts w:hint="eastAsia"/>
        </w:rPr>
        <w:t>5</w:t>
      </w:r>
      <w:r w:rsidR="00E01AFE">
        <w:rPr>
          <w:rFonts w:hint="eastAsia"/>
        </w:rPr>
        <w:t>]</w:t>
      </w:r>
      <w:r w:rsidRPr="00F72AC1">
        <w:t>を参考に、AI回答の信頼性を高めるための方法を整理している。具体的には、①質問内容を具体的かつ明確にする、②ペルソナを設定して回答の方向性を定める、③文脈や背景情報を提示する、④回答の根拠を提示させる、⑤一度の指示で終わらせず追加指示で改善する、といった方法である。これらを実践することで、生成AI特有のハルシネーションを抑えながら回答の妥当性を段階的</w:t>
      </w:r>
      <w:r w:rsidRPr="00F72AC1">
        <w:rPr>
          <w:rFonts w:hint="eastAsia"/>
        </w:rPr>
        <w:t>に検証することが可能になる。</w:t>
      </w:r>
    </w:p>
    <w:p w14:paraId="172EF49C" w14:textId="59097724" w:rsidR="008C61F1" w:rsidRPr="00C212B0" w:rsidRDefault="00C67A2F" w:rsidP="000D1A1A">
      <w:pPr>
        <w:pStyle w:val="1"/>
        <w:rPr>
          <w:rFonts w:eastAsiaTheme="majorHAnsi"/>
          <w:b/>
          <w:bCs/>
          <w:sz w:val="24"/>
          <w:szCs w:val="24"/>
        </w:rPr>
      </w:pPr>
      <w:r w:rsidRPr="00C212B0">
        <w:rPr>
          <w:rFonts w:eastAsiaTheme="majorHAnsi" w:hint="eastAsia"/>
          <w:b/>
          <w:bCs/>
          <w:sz w:val="24"/>
          <w:szCs w:val="24"/>
        </w:rPr>
        <w:t>4．</w:t>
      </w:r>
      <w:r w:rsidR="000D1A1A" w:rsidRPr="00C212B0">
        <w:rPr>
          <w:rFonts w:eastAsiaTheme="majorHAnsi" w:hint="eastAsia"/>
          <w:b/>
          <w:bCs/>
          <w:sz w:val="24"/>
          <w:szCs w:val="24"/>
        </w:rPr>
        <w:t>提案手法</w:t>
      </w:r>
    </w:p>
    <w:p w14:paraId="00D27522" w14:textId="6DB3C1F6" w:rsidR="00A11CAF" w:rsidRPr="00C212B0" w:rsidRDefault="00F857C0" w:rsidP="00C212B0">
      <w:pPr>
        <w:pStyle w:val="2"/>
        <w:spacing w:line="320" w:lineRule="exact"/>
        <w:rPr>
          <w:b/>
          <w:bCs/>
          <w:sz w:val="22"/>
          <w:szCs w:val="22"/>
        </w:rPr>
      </w:pPr>
      <w:r w:rsidRPr="00C212B0">
        <w:rPr>
          <w:rFonts w:hint="eastAsia"/>
          <w:b/>
          <w:bCs/>
          <w:sz w:val="22"/>
          <w:szCs w:val="22"/>
        </w:rPr>
        <w:t>4.1. ペルソナのリストアップ</w:t>
      </w:r>
    </w:p>
    <w:p w14:paraId="1607E9D2" w14:textId="7214C930" w:rsidR="00C212B0" w:rsidRDefault="00C212B0" w:rsidP="00C212B0">
      <w:pPr>
        <w:spacing w:line="320" w:lineRule="exact"/>
      </w:pPr>
      <w:r w:rsidRPr="00C212B0">
        <w:rPr>
          <w:rFonts w:hint="eastAsia"/>
        </w:rPr>
        <w:t>本研究では、仮想実証実験の対象となるデータ主体者として、小学</w:t>
      </w:r>
      <w:r w:rsidRPr="00C212B0">
        <w:t>6年生の児童とその保護者のペルソナを作成した。多様な性格や社会的背景を反映するため、生成AI（ChatGPT4.5）を用いて10組の児童と保護者のペルソナを生成し、仮想実験に利用した。表1には仮想実証実験に使用したペルソナの例が示されており、多様な家庭環境や職業背景を反映した設定となっている。ペルソナ作成では多様性を確保するため、職業はフルタイムだけでなくパートタイムや専業主婦（主夫）なども含め、性別のバランスにも配慮した。また、実在人物の模倣や個</w:t>
      </w:r>
      <w:r w:rsidRPr="00C212B0">
        <w:rPr>
          <w:rFonts w:hint="eastAsia"/>
        </w:rPr>
        <w:t>人を特定できる情報（名前や住所など）を含めないようガイドラインを設けて生成を行った。さらに、生成されたペルソナがプライバシーを侵害していないかを研究者が確認することで、倫理面に配慮した仮想データ主体者の設定を行った。</w:t>
      </w:r>
    </w:p>
    <w:p w14:paraId="5AF2EDDC" w14:textId="487D25BD" w:rsidR="00C212B0" w:rsidRPr="001B2DD0" w:rsidDel="001B2DD0" w:rsidRDefault="00C212B0" w:rsidP="00FB2A49">
      <w:pPr>
        <w:pageBreakBefore/>
        <w:spacing w:beforeLines="50" w:before="180" w:line="320" w:lineRule="exact"/>
        <w:rPr>
          <w:del w:id="23" w:author="掛下　哲郎" w:date="2026-04-06T10:02:00Z"/>
          <w:sz w:val="28"/>
          <w:rPrChange w:id="24" w:author="掛下　哲郎" w:date="2026-04-06T10:03:00Z">
            <w:rPr>
              <w:del w:id="25" w:author="掛下　哲郎" w:date="2026-04-06T10:02:00Z"/>
            </w:rPr>
          </w:rPrChange>
        </w:rPr>
        <w:pPrChange w:id="26" w:author="掛下　哲郎" w:date="2026-04-06T10:05:00Z">
          <w:pPr>
            <w:spacing w:line="320" w:lineRule="exact"/>
          </w:pPr>
        </w:pPrChange>
      </w:pPr>
    </w:p>
    <w:p w14:paraId="5F10CF69" w14:textId="041DAB24" w:rsidR="00C212B0" w:rsidRPr="001B2DD0" w:rsidDel="001B2DD0" w:rsidRDefault="00C212B0" w:rsidP="00FB2A49">
      <w:pPr>
        <w:pageBreakBefore/>
        <w:spacing w:beforeLines="50" w:before="180" w:line="320" w:lineRule="exact"/>
        <w:rPr>
          <w:del w:id="27" w:author="掛下　哲郎" w:date="2026-04-06T10:02:00Z"/>
          <w:sz w:val="28"/>
          <w:rPrChange w:id="28" w:author="掛下　哲郎" w:date="2026-04-06T10:03:00Z">
            <w:rPr>
              <w:del w:id="29" w:author="掛下　哲郎" w:date="2026-04-06T10:02:00Z"/>
            </w:rPr>
          </w:rPrChange>
        </w:rPr>
        <w:pPrChange w:id="30" w:author="掛下　哲郎" w:date="2026-04-06T10:05:00Z">
          <w:pPr>
            <w:spacing w:line="320" w:lineRule="exact"/>
          </w:pPr>
        </w:pPrChange>
      </w:pPr>
    </w:p>
    <w:p w14:paraId="356CA708" w14:textId="013B31A4" w:rsidR="00C212B0" w:rsidRPr="001B2DD0" w:rsidDel="001B2DD0" w:rsidRDefault="00C212B0" w:rsidP="00FB2A49">
      <w:pPr>
        <w:pageBreakBefore/>
        <w:spacing w:beforeLines="50" w:before="180" w:line="320" w:lineRule="exact"/>
        <w:rPr>
          <w:del w:id="31" w:author="掛下　哲郎" w:date="2026-04-06T10:02:00Z"/>
          <w:sz w:val="28"/>
          <w:rPrChange w:id="32" w:author="掛下　哲郎" w:date="2026-04-06T10:03:00Z">
            <w:rPr>
              <w:del w:id="33" w:author="掛下　哲郎" w:date="2026-04-06T10:02:00Z"/>
            </w:rPr>
          </w:rPrChange>
        </w:rPr>
        <w:pPrChange w:id="34" w:author="掛下　哲郎" w:date="2026-04-06T10:05:00Z">
          <w:pPr>
            <w:spacing w:line="320" w:lineRule="exact"/>
          </w:pPr>
        </w:pPrChange>
      </w:pPr>
    </w:p>
    <w:p w14:paraId="47864D7B" w14:textId="56EBFE79" w:rsidR="00C212B0" w:rsidRPr="001B2DD0" w:rsidDel="001B2DD0" w:rsidRDefault="00C212B0" w:rsidP="00FB2A49">
      <w:pPr>
        <w:pageBreakBefore/>
        <w:spacing w:beforeLines="50" w:before="180" w:line="320" w:lineRule="exact"/>
        <w:rPr>
          <w:del w:id="35" w:author="掛下　哲郎" w:date="2026-04-06T10:02:00Z"/>
          <w:sz w:val="28"/>
          <w:rPrChange w:id="36" w:author="掛下　哲郎" w:date="2026-04-06T10:03:00Z">
            <w:rPr>
              <w:del w:id="37" w:author="掛下　哲郎" w:date="2026-04-06T10:02:00Z"/>
            </w:rPr>
          </w:rPrChange>
        </w:rPr>
        <w:pPrChange w:id="38" w:author="掛下　哲郎" w:date="2026-04-06T10:05:00Z">
          <w:pPr>
            <w:spacing w:line="320" w:lineRule="exact"/>
          </w:pPr>
        </w:pPrChange>
      </w:pPr>
    </w:p>
    <w:p w14:paraId="5D739819" w14:textId="368E5401" w:rsidR="00C212B0" w:rsidRPr="001B2DD0" w:rsidDel="001B2DD0" w:rsidRDefault="00C212B0" w:rsidP="00FB2A49">
      <w:pPr>
        <w:pageBreakBefore/>
        <w:spacing w:beforeLines="50" w:before="180" w:line="320" w:lineRule="exact"/>
        <w:rPr>
          <w:del w:id="39" w:author="掛下　哲郎" w:date="2026-04-06T10:02:00Z"/>
          <w:sz w:val="28"/>
          <w:rPrChange w:id="40" w:author="掛下　哲郎" w:date="2026-04-06T10:03:00Z">
            <w:rPr>
              <w:del w:id="41" w:author="掛下　哲郎" w:date="2026-04-06T10:02:00Z"/>
            </w:rPr>
          </w:rPrChange>
        </w:rPr>
        <w:pPrChange w:id="42" w:author="掛下　哲郎" w:date="2026-04-06T10:05:00Z">
          <w:pPr>
            <w:spacing w:line="320" w:lineRule="exact"/>
          </w:pPr>
        </w:pPrChange>
      </w:pPr>
    </w:p>
    <w:p w14:paraId="097374DD" w14:textId="0D398CD3" w:rsidR="00C212B0" w:rsidRPr="001B2DD0" w:rsidDel="001B2DD0" w:rsidRDefault="00C212B0" w:rsidP="00FB2A49">
      <w:pPr>
        <w:pageBreakBefore/>
        <w:spacing w:beforeLines="50" w:before="180" w:line="320" w:lineRule="exact"/>
        <w:rPr>
          <w:del w:id="43" w:author="掛下　哲郎" w:date="2026-04-06T10:02:00Z"/>
          <w:sz w:val="28"/>
          <w:rPrChange w:id="44" w:author="掛下　哲郎" w:date="2026-04-06T10:03:00Z">
            <w:rPr>
              <w:del w:id="45" w:author="掛下　哲郎" w:date="2026-04-06T10:02:00Z"/>
            </w:rPr>
          </w:rPrChange>
        </w:rPr>
        <w:pPrChange w:id="46" w:author="掛下　哲郎" w:date="2026-04-06T10:05:00Z">
          <w:pPr>
            <w:spacing w:line="320" w:lineRule="exact"/>
          </w:pPr>
        </w:pPrChange>
      </w:pPr>
    </w:p>
    <w:p w14:paraId="7A16C2EB" w14:textId="73DC21B0" w:rsidR="00C212B0" w:rsidRPr="001B2DD0" w:rsidDel="001B2DD0" w:rsidRDefault="00C212B0" w:rsidP="00FB2A49">
      <w:pPr>
        <w:pageBreakBefore/>
        <w:spacing w:beforeLines="50" w:before="180" w:line="320" w:lineRule="exact"/>
        <w:rPr>
          <w:del w:id="47" w:author="掛下　哲郎" w:date="2026-04-06T10:02:00Z"/>
          <w:sz w:val="28"/>
          <w:rPrChange w:id="48" w:author="掛下　哲郎" w:date="2026-04-06T10:03:00Z">
            <w:rPr>
              <w:del w:id="49" w:author="掛下　哲郎" w:date="2026-04-06T10:02:00Z"/>
            </w:rPr>
          </w:rPrChange>
        </w:rPr>
        <w:pPrChange w:id="50" w:author="掛下　哲郎" w:date="2026-04-06T10:05:00Z">
          <w:pPr>
            <w:spacing w:line="320" w:lineRule="exact"/>
          </w:pPr>
        </w:pPrChange>
      </w:pPr>
    </w:p>
    <w:p w14:paraId="07A4ABB6" w14:textId="5F054F20" w:rsidR="00C212B0" w:rsidRPr="001B2DD0" w:rsidDel="001B2DD0" w:rsidRDefault="00C212B0" w:rsidP="00FB2A49">
      <w:pPr>
        <w:pageBreakBefore/>
        <w:spacing w:beforeLines="50" w:before="180" w:line="320" w:lineRule="exact"/>
        <w:rPr>
          <w:del w:id="51" w:author="掛下　哲郎" w:date="2026-04-06T10:02:00Z"/>
          <w:sz w:val="28"/>
          <w:rPrChange w:id="52" w:author="掛下　哲郎" w:date="2026-04-06T10:03:00Z">
            <w:rPr>
              <w:del w:id="53" w:author="掛下　哲郎" w:date="2026-04-06T10:02:00Z"/>
            </w:rPr>
          </w:rPrChange>
        </w:rPr>
        <w:pPrChange w:id="54" w:author="掛下　哲郎" w:date="2026-04-06T10:05:00Z">
          <w:pPr>
            <w:spacing w:line="320" w:lineRule="exact"/>
          </w:pPr>
        </w:pPrChange>
      </w:pPr>
    </w:p>
    <w:p w14:paraId="10956078" w14:textId="69B977EF" w:rsidR="00C212B0" w:rsidRPr="001B2DD0" w:rsidDel="001B2DD0" w:rsidRDefault="00C212B0" w:rsidP="00FB2A49">
      <w:pPr>
        <w:pageBreakBefore/>
        <w:spacing w:beforeLines="50" w:before="180" w:line="320" w:lineRule="exact"/>
        <w:rPr>
          <w:del w:id="55" w:author="掛下　哲郎" w:date="2026-04-06T10:02:00Z"/>
          <w:sz w:val="28"/>
          <w:rPrChange w:id="56" w:author="掛下　哲郎" w:date="2026-04-06T10:03:00Z">
            <w:rPr>
              <w:del w:id="57" w:author="掛下　哲郎" w:date="2026-04-06T10:02:00Z"/>
            </w:rPr>
          </w:rPrChange>
        </w:rPr>
        <w:pPrChange w:id="58" w:author="掛下　哲郎" w:date="2026-04-06T10:05:00Z">
          <w:pPr>
            <w:spacing w:line="320" w:lineRule="exact"/>
          </w:pPr>
        </w:pPrChange>
      </w:pPr>
    </w:p>
    <w:p w14:paraId="10426A4A" w14:textId="0B3AE897" w:rsidR="00486C20" w:rsidRPr="001B2DD0" w:rsidDel="001B2DD0" w:rsidRDefault="00486C20" w:rsidP="00FB2A49">
      <w:pPr>
        <w:pageBreakBefore/>
        <w:spacing w:beforeLines="50" w:before="180" w:line="320" w:lineRule="exact"/>
        <w:rPr>
          <w:del w:id="59" w:author="掛下　哲郎" w:date="2026-04-06T10:02:00Z"/>
          <w:sz w:val="28"/>
          <w:rPrChange w:id="60" w:author="掛下　哲郎" w:date="2026-04-06T10:03:00Z">
            <w:rPr>
              <w:del w:id="61" w:author="掛下　哲郎" w:date="2026-04-06T10:02:00Z"/>
            </w:rPr>
          </w:rPrChange>
        </w:rPr>
        <w:pPrChange w:id="62" w:author="掛下　哲郎" w:date="2026-04-06T10:05:00Z">
          <w:pPr>
            <w:spacing w:line="320" w:lineRule="exact"/>
          </w:pPr>
        </w:pPrChange>
      </w:pPr>
    </w:p>
    <w:p w14:paraId="59ABC226" w14:textId="77777777" w:rsidR="003349FE" w:rsidRPr="001B2DD0" w:rsidRDefault="00A11CAF" w:rsidP="00FB2A49">
      <w:pPr>
        <w:keepNext/>
        <w:pageBreakBefore/>
        <w:spacing w:beforeLines="50" w:before="180" w:line="240" w:lineRule="exact"/>
        <w:jc w:val="center"/>
        <w:rPr>
          <w:szCs w:val="16"/>
          <w:rPrChange w:id="63" w:author="掛下　哲郎" w:date="2026-04-06T10:03:00Z">
            <w:rPr>
              <w:sz w:val="16"/>
              <w:szCs w:val="16"/>
            </w:rPr>
          </w:rPrChange>
        </w:rPr>
        <w:pPrChange w:id="64" w:author="掛下　哲郎" w:date="2026-04-06T10:05:00Z">
          <w:pPr>
            <w:spacing w:line="240" w:lineRule="exact"/>
            <w:jc w:val="center"/>
          </w:pPr>
        </w:pPrChange>
      </w:pPr>
      <w:r w:rsidRPr="001B2DD0">
        <w:rPr>
          <w:rFonts w:hint="eastAsia"/>
          <w:szCs w:val="16"/>
          <w:rPrChange w:id="65" w:author="掛下　哲郎" w:date="2026-04-06T10:03:00Z">
            <w:rPr>
              <w:rFonts w:hint="eastAsia"/>
              <w:sz w:val="16"/>
              <w:szCs w:val="16"/>
            </w:rPr>
          </w:rPrChange>
        </w:rPr>
        <w:lastRenderedPageBreak/>
        <w:t>表1　リストアップされたペルソナ</w:t>
      </w:r>
    </w:p>
    <w:p w14:paraId="7C0CDC1D" w14:textId="77777777" w:rsidR="00FC4CD4" w:rsidRDefault="00FC4CD4" w:rsidP="003349FE">
      <w:pPr>
        <w:jc w:val="center"/>
        <w:rPr>
          <w:ins w:id="66" w:author="掛下　哲郎" w:date="2026-04-03T15:05:00Z"/>
          <w:sz w:val="16"/>
          <w:szCs w:val="16"/>
        </w:rPr>
        <w:sectPr w:rsidR="00FC4CD4" w:rsidSect="00C45F57">
          <w:type w:val="continuous"/>
          <w:pgSz w:w="11906" w:h="16838"/>
          <w:pgMar w:top="1985" w:right="1701" w:bottom="1701" w:left="1701" w:header="851" w:footer="992" w:gutter="0"/>
          <w:cols w:space="425"/>
          <w:docGrid w:type="lines" w:linePitch="360"/>
        </w:sectPr>
      </w:pPr>
    </w:p>
    <w:p w14:paraId="52814596" w14:textId="77777777" w:rsidR="00FC4CD4" w:rsidRDefault="00A11CAF" w:rsidP="003349FE">
      <w:pPr>
        <w:jc w:val="center"/>
        <w:rPr>
          <w:ins w:id="67" w:author="掛下　哲郎" w:date="2026-04-03T15:05:00Z"/>
          <w:sz w:val="16"/>
          <w:szCs w:val="16"/>
        </w:rPr>
      </w:pPr>
      <w:r>
        <w:rPr>
          <w:rFonts w:hint="eastAsia"/>
          <w:noProof/>
        </w:rPr>
        <w:drawing>
          <wp:inline distT="0" distB="0" distL="0" distR="0" wp14:anchorId="60193F83" wp14:editId="3A306B65">
            <wp:extent cx="2575427" cy="3324225"/>
            <wp:effectExtent l="0" t="0" r="0" b="0"/>
            <wp:docPr id="63233399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3998" name="図 632333998"/>
                    <pic:cNvPicPr/>
                  </pic:nvPicPr>
                  <pic:blipFill rotWithShape="1">
                    <a:blip r:embed="rId11">
                      <a:extLst>
                        <a:ext uri="{28A0092B-C50C-407E-A947-70E740481C1C}">
                          <a14:useLocalDpi xmlns:a14="http://schemas.microsoft.com/office/drawing/2010/main" val="0"/>
                        </a:ext>
                      </a:extLst>
                    </a:blip>
                    <a:srcRect b="47660"/>
                    <a:stretch/>
                  </pic:blipFill>
                  <pic:spPr bwMode="auto">
                    <a:xfrm>
                      <a:off x="0" y="0"/>
                      <a:ext cx="2682355" cy="3462242"/>
                    </a:xfrm>
                    <a:prstGeom prst="rect">
                      <a:avLst/>
                    </a:prstGeom>
                    <a:ln>
                      <a:noFill/>
                    </a:ln>
                    <a:extLst>
                      <a:ext uri="{53640926-AAD7-44D8-BBD7-CCE9431645EC}">
                        <a14:shadowObscured xmlns:a14="http://schemas.microsoft.com/office/drawing/2010/main"/>
                      </a:ext>
                    </a:extLst>
                  </pic:spPr>
                </pic:pic>
              </a:graphicData>
            </a:graphic>
          </wp:inline>
        </w:drawing>
      </w:r>
    </w:p>
    <w:p w14:paraId="6C02C38D" w14:textId="73A9C1EB" w:rsidR="00A11CAF" w:rsidRPr="00A11CAF" w:rsidRDefault="00FC4CD4" w:rsidP="003349FE">
      <w:pPr>
        <w:jc w:val="center"/>
        <w:rPr>
          <w:sz w:val="16"/>
          <w:szCs w:val="16"/>
        </w:rPr>
      </w:pPr>
      <w:ins w:id="68" w:author="掛下　哲郎" w:date="2026-04-03T15:05:00Z">
        <w:r>
          <w:rPr>
            <w:rFonts w:hint="eastAsia"/>
            <w:sz w:val="16"/>
            <w:szCs w:val="16"/>
          </w:rPr>
          <w:t xml:space="preserve">　</w:t>
        </w:r>
      </w:ins>
      <w:ins w:id="69" w:author="掛下　哲郎" w:date="2026-04-03T15:04:00Z">
        <w:r>
          <w:rPr>
            <w:rFonts w:hint="eastAsia"/>
            <w:noProof/>
          </w:rPr>
          <w:drawing>
            <wp:inline distT="0" distB="0" distL="0" distR="0" wp14:anchorId="118F03B3" wp14:editId="30D8DF39">
              <wp:extent cx="2574925" cy="190500"/>
              <wp:effectExtent l="0" t="0" r="0" b="0"/>
              <wp:docPr id="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3998" name="図 632333998"/>
                      <pic:cNvPicPr/>
                    </pic:nvPicPr>
                    <pic:blipFill rotWithShape="1">
                      <a:blip r:embed="rId11">
                        <a:extLst>
                          <a:ext uri="{28A0092B-C50C-407E-A947-70E740481C1C}">
                            <a14:useLocalDpi xmlns:a14="http://schemas.microsoft.com/office/drawing/2010/main" val="0"/>
                          </a:ext>
                        </a:extLst>
                      </a:blip>
                      <a:srcRect b="97000"/>
                      <a:stretch/>
                    </pic:blipFill>
                    <pic:spPr bwMode="auto">
                      <a:xfrm>
                        <a:off x="0" y="0"/>
                        <a:ext cx="2682355" cy="198448"/>
                      </a:xfrm>
                      <a:prstGeom prst="rect">
                        <a:avLst/>
                      </a:prstGeom>
                      <a:ln>
                        <a:noFill/>
                      </a:ln>
                      <a:extLst>
                        <a:ext uri="{53640926-AAD7-44D8-BBD7-CCE9431645EC}">
                          <a14:shadowObscured xmlns:a14="http://schemas.microsoft.com/office/drawing/2010/main"/>
                        </a:ext>
                      </a:extLst>
                    </pic:spPr>
                  </pic:pic>
                </a:graphicData>
              </a:graphic>
            </wp:inline>
          </w:drawing>
        </w:r>
      </w:ins>
      <w:ins w:id="70" w:author="掛下　哲郎" w:date="2026-04-03T15:03:00Z">
        <w:r>
          <w:rPr>
            <w:rFonts w:hint="eastAsia"/>
            <w:noProof/>
          </w:rPr>
          <w:drawing>
            <wp:inline distT="0" distB="0" distL="0" distR="0" wp14:anchorId="61A96B34" wp14:editId="5DEDB6A4">
              <wp:extent cx="2575427" cy="3017520"/>
              <wp:effectExtent l="0" t="0" r="0" b="0"/>
              <wp:docPr id="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3998" name="図 632333998"/>
                      <pic:cNvPicPr/>
                    </pic:nvPicPr>
                    <pic:blipFill rotWithShape="1">
                      <a:blip r:embed="rId11">
                        <a:extLst>
                          <a:ext uri="{28A0092B-C50C-407E-A947-70E740481C1C}">
                            <a14:useLocalDpi xmlns:a14="http://schemas.microsoft.com/office/drawing/2010/main" val="0"/>
                          </a:ext>
                        </a:extLst>
                      </a:blip>
                      <a:srcRect t="52490"/>
                      <a:stretch/>
                    </pic:blipFill>
                    <pic:spPr bwMode="auto">
                      <a:xfrm>
                        <a:off x="0" y="0"/>
                        <a:ext cx="2682355" cy="3142803"/>
                      </a:xfrm>
                      <a:prstGeom prst="rect">
                        <a:avLst/>
                      </a:prstGeom>
                      <a:ln>
                        <a:noFill/>
                      </a:ln>
                      <a:extLst>
                        <a:ext uri="{53640926-AAD7-44D8-BBD7-CCE9431645EC}">
                          <a14:shadowObscured xmlns:a14="http://schemas.microsoft.com/office/drawing/2010/main"/>
                        </a:ext>
                      </a:extLst>
                    </pic:spPr>
                  </pic:pic>
                </a:graphicData>
              </a:graphic>
            </wp:inline>
          </w:drawing>
        </w:r>
      </w:ins>
    </w:p>
    <w:p w14:paraId="0C109827" w14:textId="77777777" w:rsidR="00FC4CD4" w:rsidRDefault="00FC4CD4" w:rsidP="00C212B0">
      <w:pPr>
        <w:pStyle w:val="2"/>
        <w:spacing w:line="320" w:lineRule="exact"/>
        <w:rPr>
          <w:ins w:id="71" w:author="掛下　哲郎" w:date="2026-04-03T15:05:00Z"/>
          <w:b/>
          <w:bCs/>
          <w:sz w:val="22"/>
          <w:szCs w:val="22"/>
        </w:rPr>
        <w:sectPr w:rsidR="00FC4CD4" w:rsidSect="00FC4CD4">
          <w:type w:val="continuous"/>
          <w:pgSz w:w="11906" w:h="16838"/>
          <w:pgMar w:top="1985" w:right="1701" w:bottom="1701" w:left="1701" w:header="851" w:footer="992" w:gutter="0"/>
          <w:cols w:num="2" w:space="425"/>
          <w:docGrid w:type="lines" w:linePitch="360"/>
          <w:sectPrChange w:id="72" w:author="掛下　哲郎" w:date="2026-04-03T15:05:00Z">
            <w:sectPr w:rsidR="00FC4CD4" w:rsidSect="00FC4CD4">
              <w:pgMar w:top="1985" w:right="1701" w:bottom="1701" w:left="1701" w:header="851" w:footer="992" w:gutter="0"/>
              <w:cols w:num="1"/>
            </w:sectPr>
          </w:sectPrChange>
        </w:sectPr>
      </w:pPr>
    </w:p>
    <w:p w14:paraId="50DEB5F8" w14:textId="146544E4" w:rsidR="00F857C0" w:rsidRPr="00C212B0" w:rsidRDefault="00F857C0" w:rsidP="00C212B0">
      <w:pPr>
        <w:pStyle w:val="2"/>
        <w:spacing w:line="320" w:lineRule="exact"/>
        <w:rPr>
          <w:b/>
          <w:bCs/>
          <w:sz w:val="20"/>
          <w:szCs w:val="20"/>
        </w:rPr>
      </w:pPr>
      <w:r w:rsidRPr="00C212B0">
        <w:rPr>
          <w:rFonts w:hint="eastAsia"/>
          <w:b/>
          <w:bCs/>
          <w:sz w:val="22"/>
          <w:szCs w:val="22"/>
        </w:rPr>
        <w:t xml:space="preserve">4.2. </w:t>
      </w:r>
      <w:r w:rsidR="0055068E" w:rsidRPr="00C212B0">
        <w:rPr>
          <w:rFonts w:hint="eastAsia"/>
          <w:b/>
          <w:bCs/>
          <w:sz w:val="22"/>
          <w:szCs w:val="22"/>
        </w:rPr>
        <w:t>学習データリストアップと分類</w:t>
      </w:r>
    </w:p>
    <w:p w14:paraId="6A83A130" w14:textId="77777777" w:rsidR="00626902" w:rsidRDefault="00626902" w:rsidP="00C212B0">
      <w:pPr>
        <w:spacing w:line="320" w:lineRule="exact"/>
        <w:ind w:firstLineChars="100" w:firstLine="210"/>
        <w:jc w:val="both"/>
      </w:pPr>
      <w:r w:rsidRPr="00626902">
        <w:t>学習データのリストアップでは、生成AIであるChatGPTを活用し、仮想インタビュー形式でデータ収集を行った。具体的には、AIに「経験豊富な小学校教員」というペルソナを設定し、小学校教育で作成・利用される個人情報を含む文書や学習データについて質問を行い、その回答からデータ項目を抽出した。質問は段階的に具体化し、回答内容を補足する追加質問を行うことで、AIの知識と研究者の知見を組み合わせながら学習データを網羅的に収集した。また、AI回答の妥当性を確保するため、質問内容の明確化や追加指示などの手法を用い、ハルシネーションの影響を抑えながらデータ整理を行った。</w:t>
      </w:r>
    </w:p>
    <w:p w14:paraId="3EF35C9E" w14:textId="02EEA276" w:rsidR="0055068E" w:rsidRDefault="00626902" w:rsidP="00C212B0">
      <w:pPr>
        <w:spacing w:line="320" w:lineRule="exact"/>
        <w:ind w:firstLineChars="100" w:firstLine="210"/>
        <w:jc w:val="both"/>
      </w:pPr>
      <w:r w:rsidRPr="00626902">
        <w:t>リストアップした学習データは、教育データ利活用ロードマップの分類体系を参考に、主体情報・内容情報・活動情報の3つの区分に整理した。主体情報は生徒の基本情報など個人を特定する情報、内容情報はテスト結果やレポートなど学習内容に関する情報、活動情報は授業参加状況や学習活動の履歴など学習過程を示す情報である。この分類により、多様な学習データを体系的に整理し、データの性質や利用目的を明確化した。また、教育データには学校情報など個人情報以外のデータも含まれるため、学習データとの違いに注意して整理を行った。</w:t>
      </w:r>
      <w:r w:rsidR="002C7299" w:rsidRPr="002C7299">
        <w:rPr>
          <w:rFonts w:hint="eastAsia"/>
        </w:rPr>
        <w:t>リストアップした学習データ項目の整理結果を表</w:t>
      </w:r>
      <w:r w:rsidR="002C7299" w:rsidRPr="002C7299">
        <w:t>2に示す。</w:t>
      </w:r>
    </w:p>
    <w:p w14:paraId="752529E9" w14:textId="77777777" w:rsidR="00C212B0" w:rsidRDefault="00C212B0" w:rsidP="002C7299">
      <w:pPr>
        <w:ind w:firstLineChars="100" w:firstLine="210"/>
        <w:jc w:val="both"/>
      </w:pPr>
    </w:p>
    <w:p w14:paraId="62737049" w14:textId="19B7A031" w:rsidR="002C7299" w:rsidRPr="00FB2A49" w:rsidRDefault="002C7299">
      <w:pPr>
        <w:keepNext/>
        <w:ind w:firstLineChars="100" w:firstLine="210"/>
        <w:jc w:val="center"/>
        <w:rPr>
          <w:szCs w:val="21"/>
          <w:rPrChange w:id="73" w:author="掛下　哲郎" w:date="2026-04-06T10:05:00Z">
            <w:rPr>
              <w:sz w:val="16"/>
              <w:szCs w:val="20"/>
            </w:rPr>
          </w:rPrChange>
        </w:rPr>
        <w:pPrChange w:id="74" w:author="掛下　哲郎" w:date="2026-04-03T15:06:00Z">
          <w:pPr>
            <w:ind w:firstLineChars="100" w:firstLine="160"/>
            <w:jc w:val="center"/>
          </w:pPr>
        </w:pPrChange>
      </w:pPr>
      <w:r w:rsidRPr="00FB2A49">
        <w:rPr>
          <w:rFonts w:hint="eastAsia"/>
          <w:szCs w:val="21"/>
          <w:rPrChange w:id="75" w:author="掛下　哲郎" w:date="2026-04-06T10:05:00Z">
            <w:rPr>
              <w:rFonts w:hint="eastAsia"/>
              <w:sz w:val="16"/>
              <w:szCs w:val="20"/>
            </w:rPr>
          </w:rPrChange>
        </w:rPr>
        <w:lastRenderedPageBreak/>
        <w:t>表2　学習データの分類結果</w:t>
      </w:r>
    </w:p>
    <w:p w14:paraId="1C801648" w14:textId="78E389CA" w:rsidR="002C7299" w:rsidRDefault="002C7299" w:rsidP="002C7299">
      <w:pPr>
        <w:jc w:val="both"/>
      </w:pPr>
      <w:r w:rsidRPr="002C7299">
        <w:rPr>
          <w:noProof/>
        </w:rPr>
        <w:drawing>
          <wp:inline distT="0" distB="0" distL="0" distR="0" wp14:anchorId="4C2A0F15" wp14:editId="292EA60D">
            <wp:extent cx="5400040" cy="1946910"/>
            <wp:effectExtent l="0" t="0" r="0" b="0"/>
            <wp:docPr id="15797552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7289" name=""/>
                    <pic:cNvPicPr/>
                  </pic:nvPicPr>
                  <pic:blipFill>
                    <a:blip r:embed="rId12"/>
                    <a:stretch>
                      <a:fillRect/>
                    </a:stretch>
                  </pic:blipFill>
                  <pic:spPr>
                    <a:xfrm>
                      <a:off x="0" y="0"/>
                      <a:ext cx="5400040" cy="1946910"/>
                    </a:xfrm>
                    <a:prstGeom prst="rect">
                      <a:avLst/>
                    </a:prstGeom>
                  </pic:spPr>
                </pic:pic>
              </a:graphicData>
            </a:graphic>
          </wp:inline>
        </w:drawing>
      </w:r>
    </w:p>
    <w:p w14:paraId="11B201E7" w14:textId="77777777" w:rsidR="002C7299" w:rsidRDefault="002C7299" w:rsidP="002C7299">
      <w:pPr>
        <w:jc w:val="both"/>
      </w:pPr>
    </w:p>
    <w:p w14:paraId="19BF6DD1" w14:textId="5160E6F5" w:rsidR="0055068E" w:rsidRPr="00C212B0" w:rsidRDefault="0055068E" w:rsidP="00C212B0">
      <w:pPr>
        <w:pStyle w:val="2"/>
        <w:spacing w:line="320" w:lineRule="exact"/>
        <w:rPr>
          <w:b/>
          <w:bCs/>
          <w:sz w:val="22"/>
          <w:szCs w:val="22"/>
        </w:rPr>
      </w:pPr>
      <w:r w:rsidRPr="00C212B0">
        <w:rPr>
          <w:rFonts w:hint="eastAsia"/>
          <w:b/>
          <w:bCs/>
          <w:sz w:val="22"/>
          <w:szCs w:val="22"/>
        </w:rPr>
        <w:t>4.3. 提供要請のリストアップ</w:t>
      </w:r>
    </w:p>
    <w:p w14:paraId="093CB2D2" w14:textId="77777777" w:rsidR="00626902" w:rsidRDefault="00626902" w:rsidP="00C212B0">
      <w:pPr>
        <w:spacing w:line="320" w:lineRule="exact"/>
        <w:ind w:firstLineChars="100" w:firstLine="210"/>
        <w:jc w:val="both"/>
      </w:pPr>
      <w:r w:rsidRPr="00626902">
        <w:rPr>
          <w:rFonts w:hint="eastAsia"/>
        </w:rPr>
        <w:t>提供要請者とは、学習データの利用を希望しデータ主体に提供を求める主体である。本研究では多様な利用者を想定し、教師や学校などの教育機関関係者に加え、教育研究者、教育行政機関、教育サービス企業など、教育データを活用する可能性のある主体を整理した。これにより、学習データが利用される様々な場面を想定することが可能となる。提供要請者の種類を整理することで、学習データの利用目的や利用範囲の違いを考慮した多様な提供要請の作成が可能となり、仮想実証実験で検証する提供要請パターンの基礎情報となる。</w:t>
      </w:r>
    </w:p>
    <w:p w14:paraId="2BB00F63" w14:textId="77777777" w:rsidR="00626902" w:rsidRDefault="00626902" w:rsidP="00C212B0">
      <w:pPr>
        <w:spacing w:line="320" w:lineRule="exact"/>
        <w:ind w:firstLineChars="100" w:firstLine="210"/>
        <w:jc w:val="both"/>
      </w:pPr>
      <w:r w:rsidRPr="00626902">
        <w:rPr>
          <w:rFonts w:hint="eastAsia"/>
        </w:rPr>
        <w:t>提供条件とは、学習データを提供する際の利用目的や利用範囲、匿名化の有無などの条件を示すものである。本研究では、データの利用目的、公開範囲、保存期間、匿名化処理の有無などの要素を整理し、学習データ提供時に考慮される条件をリストアップした。これにより、データ主体が提供可否を判断する際の重要な要素を明確化した。</w:t>
      </w:r>
    </w:p>
    <w:p w14:paraId="2EF4A4C4" w14:textId="26D103A7" w:rsidR="0055068E" w:rsidRDefault="00626902" w:rsidP="00C212B0">
      <w:pPr>
        <w:spacing w:line="320" w:lineRule="exact"/>
        <w:ind w:firstLineChars="100" w:firstLine="210"/>
      </w:pPr>
      <w:r w:rsidRPr="00626902">
        <w:rPr>
          <w:rFonts w:hint="eastAsia"/>
        </w:rPr>
        <w:t>また、提供要請の要素をすべて組み合わせると膨大な数になるため、本研究では直交配列を用いて効率的に組み合わせを作成した。直交配列は複数の要素の組み合わせを偏りなく少数のパターンで表現できる統計的手法である。この方法により、提供要請者や提供条件をバランスよく組み合わせた提供要請パターンを作成し、仮想実証実験を効率的に実施するためのデータセットを構築した。</w:t>
      </w:r>
    </w:p>
    <w:p w14:paraId="15D2E75C" w14:textId="6CD94790" w:rsidR="0055068E" w:rsidRPr="00C212B0" w:rsidRDefault="0055068E" w:rsidP="00C212B0">
      <w:pPr>
        <w:pStyle w:val="2"/>
        <w:spacing w:line="320" w:lineRule="exact"/>
        <w:rPr>
          <w:b/>
          <w:bCs/>
          <w:sz w:val="22"/>
          <w:szCs w:val="22"/>
        </w:rPr>
      </w:pPr>
      <w:r w:rsidRPr="00C212B0">
        <w:rPr>
          <w:rFonts w:hint="eastAsia"/>
          <w:b/>
          <w:bCs/>
          <w:sz w:val="22"/>
          <w:szCs w:val="22"/>
        </w:rPr>
        <w:t>4.4. 仮想実証実験を行うプログラム</w:t>
      </w:r>
    </w:p>
    <w:p w14:paraId="228556D9" w14:textId="77777777" w:rsidR="00626902" w:rsidRDefault="0055068E" w:rsidP="00C212B0">
      <w:pPr>
        <w:spacing w:line="320" w:lineRule="exact"/>
        <w:jc w:val="both"/>
      </w:pPr>
      <w:r>
        <w:rPr>
          <w:rFonts w:hint="eastAsia"/>
        </w:rPr>
        <w:t xml:space="preserve">　</w:t>
      </w:r>
      <w:r w:rsidR="00626902" w:rsidRPr="00626902">
        <w:t>仮想実証実験プログラムでは、作成したペルソナと提供要請の組み合わせを生成し、それを生成AIに提示して仮想インタビューを行う。AIは提示されたペルソナの立場から提供要請に対する回答を生成し、その結果をデータとして保存する。この処理を複数の組み合わせについて繰り返すことで、多様な条件における回答データを収集することができる。収集された回答は、提供要請の内容や条件がデータ主体の判断に与える影響を分析するための基礎データとして利用される。</w:t>
      </w:r>
    </w:p>
    <w:p w14:paraId="3097D85B" w14:textId="326EF5BA" w:rsidR="0055068E" w:rsidRDefault="0055068E" w:rsidP="00C212B0">
      <w:pPr>
        <w:spacing w:line="320" w:lineRule="exact"/>
        <w:jc w:val="both"/>
      </w:pPr>
      <w:r>
        <w:rPr>
          <w:rFonts w:hint="eastAsia"/>
        </w:rPr>
        <w:t xml:space="preserve">　</w:t>
      </w:r>
      <w:r w:rsidR="00626902" w:rsidRPr="00626902">
        <w:rPr>
          <w:rFonts w:hint="eastAsia"/>
        </w:rPr>
        <w:t>プログラムの実装では、生成</w:t>
      </w:r>
      <w:r w:rsidR="00626902" w:rsidRPr="00626902">
        <w:t>AIの回答品質を高めるための工夫を行った。具体的には、ペルソナ情報や提供要請の内容を明確に提示するプロンプト設計を行い、AIが条件に基づいた回答を生成できるようにした。また、追加質問や回答補足の仕組みを導入し、ハルシネーションの影響を抑える工夫を行った。さらに、回答データの構造化やログ管理を行い、後</w:t>
      </w:r>
      <w:r w:rsidR="00626902" w:rsidRPr="00626902">
        <w:lastRenderedPageBreak/>
        <w:t>続の分析が容易になるよう設計した。</w:t>
      </w:r>
    </w:p>
    <w:p w14:paraId="48DED025" w14:textId="51E14CF3" w:rsidR="0055068E" w:rsidRPr="00C212B0" w:rsidRDefault="0055068E" w:rsidP="00C212B0">
      <w:pPr>
        <w:pStyle w:val="2"/>
        <w:spacing w:line="320" w:lineRule="exact"/>
        <w:rPr>
          <w:b/>
          <w:bCs/>
          <w:sz w:val="22"/>
          <w:szCs w:val="22"/>
        </w:rPr>
      </w:pPr>
      <w:r w:rsidRPr="00C212B0">
        <w:rPr>
          <w:rFonts w:hint="eastAsia"/>
          <w:b/>
          <w:bCs/>
          <w:sz w:val="22"/>
          <w:szCs w:val="22"/>
        </w:rPr>
        <w:t>4.5. 仮想実証実験の</w:t>
      </w:r>
      <w:r w:rsidR="00F959AD" w:rsidRPr="00C212B0">
        <w:rPr>
          <w:rFonts w:hint="eastAsia"/>
          <w:b/>
          <w:bCs/>
          <w:sz w:val="22"/>
          <w:szCs w:val="22"/>
        </w:rPr>
        <w:t>回答</w:t>
      </w:r>
      <w:r w:rsidRPr="00C212B0">
        <w:rPr>
          <w:rFonts w:hint="eastAsia"/>
          <w:b/>
          <w:bCs/>
          <w:sz w:val="22"/>
          <w:szCs w:val="22"/>
        </w:rPr>
        <w:t>を分析するAccessアプリケーション</w:t>
      </w:r>
    </w:p>
    <w:p w14:paraId="1AF0FAFF" w14:textId="52A58E68" w:rsidR="0055068E" w:rsidRDefault="0055068E" w:rsidP="00C212B0">
      <w:pPr>
        <w:spacing w:line="320" w:lineRule="exact"/>
        <w:jc w:val="both"/>
      </w:pPr>
      <w:r>
        <w:rPr>
          <w:rFonts w:hint="eastAsia"/>
        </w:rPr>
        <w:t xml:space="preserve">　</w:t>
      </w:r>
      <w:r w:rsidR="00626902" w:rsidRPr="00626902">
        <w:rPr>
          <w:rFonts w:hint="eastAsia"/>
        </w:rPr>
        <w:t>仮想実証実験で得られた回答データを体系的に分析するため、本研究では</w:t>
      </w:r>
      <w:r w:rsidR="00626902" w:rsidRPr="00626902">
        <w:t>Microsoft Accessを用いた分析アプリケーションを開発した。このアプリケーションでは、収集した回答データを整理し、提供要請の条件やペルソナ属性との関係を様々な観点から分析できるようになっている。また、AIが生成した回答の妥当性を確認する品質保証の役割も担っており、回答データの確認や分類、集計を効率的に行うことが可能である。</w:t>
      </w:r>
      <w:r w:rsidR="002C7299" w:rsidRPr="002C7299">
        <w:rPr>
          <w:rFonts w:hint="eastAsia"/>
        </w:rPr>
        <w:t>図</w:t>
      </w:r>
      <w:r w:rsidR="002C7299">
        <w:rPr>
          <w:rFonts w:hint="eastAsia"/>
        </w:rPr>
        <w:t>3</w:t>
      </w:r>
      <w:r w:rsidR="002C7299" w:rsidRPr="002C7299">
        <w:rPr>
          <w:rFonts w:hint="eastAsia"/>
        </w:rPr>
        <w:t>は、仮想実証実験の回答データを分析するために開発された</w:t>
      </w:r>
      <w:r w:rsidR="002C7299" w:rsidRPr="002C7299">
        <w:t>Accessアプリケーションの画面例であり、学習データの種類や申請者の分類などの条件ごとに回答内容を分析できるようになっている。</w:t>
      </w:r>
      <w:r w:rsidR="00626902" w:rsidRPr="00626902">
        <w:t>これにより、仮想実証実験の結果を体系的に分析し、学習データ提供に関する合意形成モデルの検討に活用することができ</w:t>
      </w:r>
      <w:r w:rsidR="00626902" w:rsidRPr="00626902">
        <w:rPr>
          <w:rFonts w:hint="eastAsia"/>
        </w:rPr>
        <w:t>る。</w:t>
      </w:r>
    </w:p>
    <w:p w14:paraId="240FF47C" w14:textId="64B7F3C9" w:rsidR="00A23637" w:rsidDel="002D6892" w:rsidRDefault="00A23637" w:rsidP="0055068E">
      <w:pPr>
        <w:jc w:val="both"/>
        <w:rPr>
          <w:del w:id="76" w:author="掛下　哲郎" w:date="2026-04-06T10:01:00Z"/>
        </w:rPr>
      </w:pPr>
    </w:p>
    <w:p w14:paraId="3F0C3484" w14:textId="61CA76D4" w:rsidR="00A23637" w:rsidRDefault="00A23637" w:rsidP="0055068E">
      <w:pPr>
        <w:jc w:val="both"/>
      </w:pPr>
      <w:r w:rsidRPr="00A23637">
        <w:rPr>
          <w:noProof/>
        </w:rPr>
        <w:drawing>
          <wp:inline distT="0" distB="0" distL="0" distR="0" wp14:anchorId="2F3D9D73" wp14:editId="42F15001">
            <wp:extent cx="5400040" cy="3458210"/>
            <wp:effectExtent l="0" t="0" r="0" b="8890"/>
            <wp:docPr id="10928390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39064" name=""/>
                    <pic:cNvPicPr/>
                  </pic:nvPicPr>
                  <pic:blipFill>
                    <a:blip r:embed="rId13"/>
                    <a:stretch>
                      <a:fillRect/>
                    </a:stretch>
                  </pic:blipFill>
                  <pic:spPr>
                    <a:xfrm>
                      <a:off x="0" y="0"/>
                      <a:ext cx="5400040" cy="3458210"/>
                    </a:xfrm>
                    <a:prstGeom prst="rect">
                      <a:avLst/>
                    </a:prstGeom>
                  </pic:spPr>
                </pic:pic>
              </a:graphicData>
            </a:graphic>
          </wp:inline>
        </w:drawing>
      </w:r>
    </w:p>
    <w:p w14:paraId="19FC0FEA" w14:textId="7B3C8DD6" w:rsidR="00A23637" w:rsidRPr="00A23637" w:rsidRDefault="00A23637" w:rsidP="00A23637">
      <w:pPr>
        <w:jc w:val="center"/>
        <w:rPr>
          <w:sz w:val="16"/>
          <w:szCs w:val="20"/>
        </w:rPr>
      </w:pPr>
      <w:r w:rsidRPr="00A23637">
        <w:rPr>
          <w:rFonts w:hint="eastAsia"/>
          <w:sz w:val="16"/>
          <w:szCs w:val="20"/>
        </w:rPr>
        <w:t>図3　ペルソナごとの回答分析</w:t>
      </w:r>
    </w:p>
    <w:p w14:paraId="0F1325DE" w14:textId="70B4C4F3" w:rsidR="00ED43C9" w:rsidRPr="00C212B0" w:rsidRDefault="00C67A2F" w:rsidP="00C212B0">
      <w:pPr>
        <w:pStyle w:val="1"/>
        <w:spacing w:line="320" w:lineRule="exact"/>
        <w:rPr>
          <w:rFonts w:eastAsiaTheme="majorHAnsi"/>
          <w:b/>
          <w:bCs/>
          <w:sz w:val="24"/>
          <w:szCs w:val="24"/>
        </w:rPr>
      </w:pPr>
      <w:r w:rsidRPr="00C212B0">
        <w:rPr>
          <w:rFonts w:eastAsiaTheme="majorHAnsi" w:hint="eastAsia"/>
          <w:b/>
          <w:bCs/>
          <w:sz w:val="24"/>
          <w:szCs w:val="24"/>
        </w:rPr>
        <w:t>5．</w:t>
      </w:r>
      <w:r w:rsidR="000D1A1A" w:rsidRPr="00C212B0">
        <w:rPr>
          <w:rFonts w:eastAsiaTheme="majorHAnsi" w:hint="eastAsia"/>
          <w:b/>
          <w:bCs/>
          <w:sz w:val="24"/>
          <w:szCs w:val="24"/>
        </w:rPr>
        <w:t>考察</w:t>
      </w:r>
    </w:p>
    <w:p w14:paraId="57896663" w14:textId="75EA155A" w:rsidR="00234A37" w:rsidRDefault="00626902" w:rsidP="00C212B0">
      <w:pPr>
        <w:spacing w:line="320" w:lineRule="exact"/>
        <w:ind w:firstLineChars="100" w:firstLine="210"/>
        <w:jc w:val="both"/>
      </w:pPr>
      <w:r w:rsidRPr="00626902">
        <w:rPr>
          <w:rFonts w:hint="eastAsia"/>
        </w:rPr>
        <w:t>本研究では、学習データの利活用と個人情報保護を両立させるための合意形成モデルの構築を目的として、生成</w:t>
      </w:r>
      <w:r w:rsidRPr="00626902">
        <w:t>AIを活用した仮想実証実験プラットフォームを提案した。従来、学習データの利用に関する研究では、実際の生徒や保護者を対象とした実証実験が必要であり、実験の準備や参加者の確保、説明や回答収集などに多大な時間とコストが必要であった。また、学習データや提供要請の組み合わせは非常に多様であり、すべてを実際の実験で検証することは現実的ではないという課題があった。本研究では、生成AIを用いてデータ主体者のペルソナを作成し、</w:t>
      </w:r>
      <w:r w:rsidRPr="00626902">
        <w:rPr>
          <w:rFonts w:hint="eastAsia"/>
        </w:rPr>
        <w:t>学習データや提供要請の多様なパターンを生成したうえで仮想インタビュー形式の実証実験を行うことで、柔軟かつ低コストで多様な条件の実験を実施</w:t>
      </w:r>
      <w:r w:rsidRPr="00626902">
        <w:rPr>
          <w:rFonts w:hint="eastAsia"/>
        </w:rPr>
        <w:lastRenderedPageBreak/>
        <w:t>できることを示した。また、生成</w:t>
      </w:r>
      <w:r w:rsidRPr="00626902">
        <w:t>AI特有の課題であるハルシネーションへの対策として品質保証の仕組みを導入し、生成データの妥当性を確認できるようにした。さらに、仮想実証実験で得られた回答データを体系的に分析するためのAccessアプリケーションを開発し、回答内容の整理や分析を効率的に行える環境を整備した。これにより、学習データ提供に関する合意形成を検討するための新しい研究手法の</w:t>
      </w:r>
      <w:r w:rsidRPr="00626902">
        <w:rPr>
          <w:rFonts w:hint="eastAsia"/>
        </w:rPr>
        <w:t>可能性が示された。</w:t>
      </w:r>
    </w:p>
    <w:p w14:paraId="3DE2B1AB" w14:textId="7EE1D0D7" w:rsidR="00ED43C9" w:rsidRPr="00C212B0" w:rsidRDefault="00C67A2F" w:rsidP="00C212B0">
      <w:pPr>
        <w:pStyle w:val="1"/>
        <w:spacing w:line="320" w:lineRule="exact"/>
        <w:rPr>
          <w:rFonts w:eastAsiaTheme="majorHAnsi"/>
          <w:b/>
          <w:bCs/>
          <w:sz w:val="24"/>
          <w:szCs w:val="24"/>
        </w:rPr>
      </w:pPr>
      <w:r w:rsidRPr="00C212B0">
        <w:rPr>
          <w:rFonts w:eastAsiaTheme="majorHAnsi" w:hint="eastAsia"/>
          <w:b/>
          <w:bCs/>
          <w:sz w:val="24"/>
          <w:szCs w:val="24"/>
        </w:rPr>
        <w:t>6．</w:t>
      </w:r>
      <w:r w:rsidR="000D1A1A" w:rsidRPr="00C212B0">
        <w:rPr>
          <w:rFonts w:eastAsiaTheme="majorHAnsi" w:hint="eastAsia"/>
          <w:b/>
          <w:bCs/>
          <w:sz w:val="24"/>
          <w:szCs w:val="24"/>
        </w:rPr>
        <w:t>むすび</w:t>
      </w:r>
    </w:p>
    <w:p w14:paraId="40017447" w14:textId="01C0CF34" w:rsidR="007E7D43" w:rsidRDefault="00626902" w:rsidP="00C212B0">
      <w:pPr>
        <w:spacing w:line="320" w:lineRule="exact"/>
        <w:jc w:val="both"/>
      </w:pPr>
      <w:r>
        <w:rPr>
          <w:rFonts w:hint="eastAsia"/>
        </w:rPr>
        <w:t xml:space="preserve">　</w:t>
      </w:r>
      <w:r w:rsidRPr="00626902">
        <w:rPr>
          <w:rFonts w:hint="eastAsia"/>
        </w:rPr>
        <w:t>本研究では、生成</w:t>
      </w:r>
      <w:r w:rsidRPr="00626902">
        <w:t>AIを活用した仮想実証実験プラットフォームを提案し、学習データの利活用と個人情報保護を両立させるための合意形成モデルの構築に向けた研究を行った。具体的には、生成AIを用いてデータ主体者のペルソナを生成し、学習データや提供要請のパターンを整理したうえで、仮想インタビューによる実証実験を実施した。また、生成AIによる回答の品質を確保するための手法を導入し、さらにAccessを用いた分析アプリケーションを開発することで、実験結果の整理と分析を体系的に行える環境を整備した。本研究の成果により、従来の</w:t>
      </w:r>
      <w:r w:rsidRPr="00626902">
        <w:rPr>
          <w:rFonts w:hint="eastAsia"/>
        </w:rPr>
        <w:t>実証実験では困難であった多様な条件の検証を効率的に実施できる可能性が示された。一方で、仮想実証実験には</w:t>
      </w:r>
      <w:r w:rsidRPr="00626902">
        <w:t>AIが生成する回答の偏りや信頼性の問題が残されており、今後は実際のデータ主体者を対象とした実証実験との併用による検証が必要である。将来的には、仮想実証実験と実際の実証実験を組み合わせることで、より実用的な合意形成モデルの構築と教育分野における安全なデータ利活用の実現が期待される。</w:t>
      </w:r>
    </w:p>
    <w:p w14:paraId="59580447" w14:textId="77777777" w:rsidR="00A11CAF" w:rsidRDefault="00A11CAF" w:rsidP="000C2A29">
      <w:pPr>
        <w:jc w:val="both"/>
      </w:pPr>
    </w:p>
    <w:p w14:paraId="16051491" w14:textId="528539FC" w:rsidR="00A11CAF" w:rsidRPr="0030119B" w:rsidRDefault="00A11CAF" w:rsidP="00C212B0">
      <w:pPr>
        <w:spacing w:line="320" w:lineRule="exact"/>
        <w:jc w:val="both"/>
        <w:rPr>
          <w:b/>
          <w:bCs/>
          <w:sz w:val="24"/>
          <w:szCs w:val="32"/>
        </w:rPr>
      </w:pPr>
      <w:r w:rsidRPr="0030119B">
        <w:rPr>
          <w:rFonts w:hint="eastAsia"/>
          <w:b/>
          <w:bCs/>
          <w:sz w:val="24"/>
          <w:szCs w:val="32"/>
        </w:rPr>
        <w:t>参考文献</w:t>
      </w:r>
    </w:p>
    <w:p w14:paraId="5378305C" w14:textId="77777777" w:rsidR="00E01AFE" w:rsidRPr="00504973" w:rsidRDefault="00E01AFE" w:rsidP="00C212B0">
      <w:pPr>
        <w:spacing w:line="320" w:lineRule="exact"/>
        <w:rPr>
          <w:rFonts w:eastAsiaTheme="minorHAnsi"/>
        </w:rPr>
      </w:pPr>
      <w:r w:rsidRPr="00504973">
        <w:rPr>
          <w:rFonts w:eastAsiaTheme="minorHAnsi"/>
        </w:rPr>
        <w:t>[1] 文部科学省：GIGA スクール構想(2019)，入手先</w:t>
      </w:r>
    </w:p>
    <w:p w14:paraId="7E8FAE51" w14:textId="1CFF8DAC" w:rsidR="00E01AFE" w:rsidRPr="00504973" w:rsidRDefault="00504973" w:rsidP="00C212B0">
      <w:pPr>
        <w:spacing w:line="320" w:lineRule="exact"/>
        <w:rPr>
          <w:rFonts w:eastAsiaTheme="minorHAnsi"/>
        </w:rPr>
      </w:pPr>
      <w:r w:rsidRPr="00504973">
        <w:rPr>
          <w:rFonts w:ascii="Cambria Math" w:eastAsiaTheme="minorHAnsi" w:hAnsi="Cambria Math" w:cs="Cambria Math"/>
        </w:rPr>
        <w:t>⟨</w:t>
      </w:r>
      <w:r w:rsidR="00E01AFE" w:rsidRPr="00504973">
        <w:rPr>
          <w:rFonts w:eastAsiaTheme="minorHAnsi"/>
        </w:rPr>
        <w:t>https://www.mext.go.jp/amenu/other/index 00001.htm</w:t>
      </w:r>
      <w:r w:rsidRPr="00504973">
        <w:rPr>
          <w:rFonts w:ascii="Cambria Math" w:eastAsiaTheme="minorHAnsi" w:hAnsi="Cambria Math" w:cs="Cambria Math"/>
        </w:rPr>
        <w:t>⟩</w:t>
      </w:r>
      <w:r w:rsidR="00E01AFE" w:rsidRPr="00504973">
        <w:rPr>
          <w:rFonts w:eastAsiaTheme="minorHAnsi"/>
        </w:rPr>
        <w:t>（参照2024-06-02）</w:t>
      </w:r>
    </w:p>
    <w:p w14:paraId="18B1784F" w14:textId="236E8119" w:rsidR="00E01AFE" w:rsidRPr="00504973" w:rsidRDefault="00E01AFE" w:rsidP="00C212B0">
      <w:pPr>
        <w:spacing w:line="320" w:lineRule="exact"/>
        <w:rPr>
          <w:rFonts w:eastAsiaTheme="minorHAnsi"/>
        </w:rPr>
      </w:pPr>
      <w:r w:rsidRPr="00504973">
        <w:rPr>
          <w:rFonts w:eastAsiaTheme="minorHAnsi"/>
        </w:rPr>
        <w:t>[2] デジタル庁ほか：教育データ利活用ロードマップ(2022)，</w:t>
      </w:r>
      <w:r w:rsidRPr="00504973">
        <w:rPr>
          <w:rFonts w:eastAsiaTheme="minorHAnsi" w:hint="eastAsia"/>
        </w:rPr>
        <w:t>入手先</w:t>
      </w:r>
      <w:r w:rsidR="00504973" w:rsidRPr="00504973">
        <w:rPr>
          <w:rFonts w:ascii="Cambria Math" w:eastAsiaTheme="minorHAnsi" w:hAnsi="Cambria Math" w:cs="Cambria Math"/>
        </w:rPr>
        <w:t>⟨</w:t>
      </w:r>
      <w:r w:rsidRPr="00504973">
        <w:rPr>
          <w:rFonts w:eastAsiaTheme="minorHAnsi"/>
        </w:rPr>
        <w:t>https://www.digital.go.jp/news/a5FDVWd/</w:t>
      </w:r>
      <w:r w:rsidR="00504973" w:rsidRPr="00504973">
        <w:rPr>
          <w:rFonts w:ascii="Cambria Math" w:eastAsiaTheme="minorHAnsi" w:hAnsi="Cambria Math" w:cs="Cambria Math"/>
        </w:rPr>
        <w:t>⟩</w:t>
      </w:r>
      <w:r w:rsidRPr="00504973">
        <w:rPr>
          <w:rFonts w:eastAsiaTheme="minorHAnsi" w:hint="eastAsia"/>
        </w:rPr>
        <w:t>（参照</w:t>
      </w:r>
      <w:r w:rsidRPr="00504973">
        <w:rPr>
          <w:rFonts w:eastAsiaTheme="minorHAnsi"/>
        </w:rPr>
        <w:t>2024-06-02）.</w:t>
      </w:r>
    </w:p>
    <w:p w14:paraId="0BD2C2B5" w14:textId="0EFB1378" w:rsidR="00E01AFE" w:rsidRPr="00504973" w:rsidDel="00FB2A49" w:rsidRDefault="00E01AFE" w:rsidP="00C212B0">
      <w:pPr>
        <w:spacing w:line="320" w:lineRule="exact"/>
        <w:rPr>
          <w:del w:id="77" w:author="掛下　哲郎" w:date="2026-04-06T10:06:00Z"/>
          <w:rFonts w:eastAsiaTheme="minorHAnsi"/>
        </w:rPr>
      </w:pPr>
      <w:r w:rsidRPr="00504973">
        <w:rPr>
          <w:rFonts w:eastAsiaTheme="minorHAnsi"/>
        </w:rPr>
        <w:t>[3] NTT ラーニングシステムズ：令和4 年度総務省「学外</w:t>
      </w:r>
      <w:r w:rsidRPr="00504973">
        <w:rPr>
          <w:rFonts w:eastAsiaTheme="minorHAnsi" w:hint="eastAsia"/>
        </w:rPr>
        <w:t>教育データ連携に係る実証事業」</w:t>
      </w:r>
      <w:r w:rsidRPr="00504973">
        <w:rPr>
          <w:rFonts w:eastAsiaTheme="minorHAnsi"/>
        </w:rPr>
        <w:t>(2023)，入手先</w:t>
      </w:r>
      <w:ins w:id="78" w:author="掛下　哲郎" w:date="2026-04-06T10:06:00Z">
        <w:r w:rsidR="00FB2A49">
          <w:rPr>
            <w:rFonts w:eastAsiaTheme="minorHAnsi" w:hint="eastAsia"/>
          </w:rPr>
          <w:t xml:space="preserve"> </w:t>
        </w:r>
      </w:ins>
    </w:p>
    <w:p w14:paraId="03820BDE" w14:textId="6D93863A" w:rsidR="00E01AFE" w:rsidRPr="00504973" w:rsidRDefault="00504973" w:rsidP="00C212B0">
      <w:pPr>
        <w:spacing w:line="320" w:lineRule="exact"/>
        <w:rPr>
          <w:rFonts w:eastAsiaTheme="minorHAnsi"/>
        </w:rPr>
      </w:pPr>
      <w:r w:rsidRPr="00504973">
        <w:rPr>
          <w:rFonts w:ascii="Cambria Math" w:eastAsiaTheme="minorHAnsi" w:hAnsi="Cambria Math" w:cs="Cambria Math"/>
        </w:rPr>
        <w:t>⟨</w:t>
      </w:r>
      <w:r w:rsidR="00E01AFE" w:rsidRPr="00504973">
        <w:rPr>
          <w:rFonts w:eastAsiaTheme="minorHAnsi"/>
        </w:rPr>
        <w:t xml:space="preserve">https://www.soumu.go.jp/mainsosiki/joho </w:t>
      </w:r>
      <w:proofErr w:type="spellStart"/>
      <w:r w:rsidR="00E01AFE" w:rsidRPr="00504973">
        <w:rPr>
          <w:rFonts w:eastAsiaTheme="minorHAnsi"/>
        </w:rPr>
        <w:t>tsusin</w:t>
      </w:r>
      <w:proofErr w:type="spellEnd"/>
      <w:r w:rsidR="00E01AFE" w:rsidRPr="00504973">
        <w:rPr>
          <w:rFonts w:eastAsiaTheme="minorHAnsi"/>
        </w:rPr>
        <w:t>/</w:t>
      </w:r>
      <w:proofErr w:type="spellStart"/>
      <w:r w:rsidR="00E01AFE" w:rsidRPr="00504973">
        <w:rPr>
          <w:rFonts w:eastAsiaTheme="minorHAnsi"/>
        </w:rPr>
        <w:t>kyouiku</w:t>
      </w:r>
      <w:proofErr w:type="spellEnd"/>
      <w:r w:rsidR="00E01AFE" w:rsidRPr="00504973">
        <w:rPr>
          <w:rFonts w:eastAsiaTheme="minorHAnsi"/>
        </w:rPr>
        <w:t xml:space="preserve"> </w:t>
      </w:r>
      <w:proofErr w:type="spellStart"/>
      <w:r w:rsidR="00E01AFE" w:rsidRPr="00504973">
        <w:rPr>
          <w:rFonts w:eastAsiaTheme="minorHAnsi"/>
        </w:rPr>
        <w:t>joho</w:t>
      </w:r>
      <w:proofErr w:type="spellEnd"/>
      <w:r w:rsidR="00E01AFE" w:rsidRPr="00504973">
        <w:rPr>
          <w:rFonts w:eastAsiaTheme="minorHAnsi"/>
        </w:rPr>
        <w:t>-ka/</w:t>
      </w:r>
      <w:proofErr w:type="spellStart"/>
      <w:r w:rsidR="00E01AFE" w:rsidRPr="00504973">
        <w:rPr>
          <w:rFonts w:eastAsiaTheme="minorHAnsi"/>
        </w:rPr>
        <w:t>kyoiku</w:t>
      </w:r>
      <w:proofErr w:type="spellEnd"/>
      <w:r w:rsidR="00E01AFE" w:rsidRPr="00504973">
        <w:rPr>
          <w:rFonts w:eastAsiaTheme="minorHAnsi"/>
        </w:rPr>
        <w:t xml:space="preserve"> data.html</w:t>
      </w:r>
      <w:r w:rsidR="00E01AFE" w:rsidRPr="00504973">
        <w:rPr>
          <w:rFonts w:ascii="Cambria Math" w:eastAsiaTheme="minorHAnsi" w:hAnsi="Cambria Math" w:cs="Cambria Math"/>
        </w:rPr>
        <w:t>⟩</w:t>
      </w:r>
      <w:r w:rsidR="00E01AFE" w:rsidRPr="00504973">
        <w:rPr>
          <w:rFonts w:eastAsiaTheme="minorHAnsi"/>
        </w:rPr>
        <w:t>（参照2024-07-15）.</w:t>
      </w:r>
    </w:p>
    <w:p w14:paraId="675ACC55" w14:textId="2822B0A7" w:rsidR="00E01AFE" w:rsidRPr="00504973" w:rsidRDefault="00E01AFE" w:rsidP="00C212B0">
      <w:pPr>
        <w:spacing w:line="320" w:lineRule="exact"/>
        <w:rPr>
          <w:rFonts w:eastAsiaTheme="minorHAnsi"/>
        </w:rPr>
      </w:pPr>
      <w:r w:rsidRPr="00504973">
        <w:rPr>
          <w:rFonts w:eastAsiaTheme="minorHAnsi"/>
        </w:rPr>
        <w:t>[4] 河合美穂：教育データの分析をめぐる欧州の政策動向，国</w:t>
      </w:r>
      <w:r w:rsidRPr="00504973">
        <w:rPr>
          <w:rFonts w:eastAsiaTheme="minorHAnsi" w:hint="eastAsia"/>
        </w:rPr>
        <w:t>立国会図書館調査及び立法考査局レファレンス，</w:t>
      </w:r>
      <w:r w:rsidRPr="00504973">
        <w:rPr>
          <w:rFonts w:eastAsiaTheme="minorHAnsi"/>
        </w:rPr>
        <w:t>No.845,pp.41</w:t>
      </w:r>
      <w:ins w:id="79" w:author="掛下　哲郎" w:date="2026-04-06T09:59:00Z">
        <w:r w:rsidR="00AE379A">
          <w:rPr>
            <w:rFonts w:eastAsiaTheme="minorHAnsi" w:hint="eastAsia"/>
          </w:rPr>
          <w:t>－</w:t>
        </w:r>
      </w:ins>
      <w:del w:id="80" w:author="掛下　哲郎" w:date="2026-04-06T09:59:00Z">
        <w:r w:rsidRPr="00504973" w:rsidDel="00AE379A">
          <w:rPr>
            <w:rFonts w:eastAsiaTheme="minorHAnsi"/>
          </w:rPr>
          <w:delText>{</w:delText>
        </w:r>
      </w:del>
      <w:r w:rsidRPr="00504973">
        <w:rPr>
          <w:rFonts w:eastAsiaTheme="minorHAnsi"/>
        </w:rPr>
        <w:t>63 (2021).</w:t>
      </w:r>
    </w:p>
    <w:p w14:paraId="4E5683C1" w14:textId="31BF94D4" w:rsidR="00E01AFE" w:rsidRPr="00504973" w:rsidRDefault="00E01AFE" w:rsidP="00C212B0">
      <w:pPr>
        <w:spacing w:line="320" w:lineRule="exact"/>
        <w:rPr>
          <w:rFonts w:eastAsiaTheme="minorHAnsi"/>
        </w:rPr>
      </w:pPr>
      <w:r w:rsidRPr="00504973">
        <w:rPr>
          <w:rFonts w:eastAsiaTheme="minorHAnsi"/>
        </w:rPr>
        <w:t>[5] Kakeshita, T. and Ohta, K.: Student Log Analysis Func</w:t>
      </w:r>
      <w:del w:id="81" w:author="掛下　哲郎" w:date="2026-04-03T15:08:00Z">
        <w:r w:rsidRPr="00504973" w:rsidDel="00FC4CD4">
          <w:rPr>
            <w:rFonts w:eastAsiaTheme="minorHAnsi"/>
          </w:rPr>
          <w:delText>-</w:delText>
        </w:r>
      </w:del>
      <w:r w:rsidRPr="00504973">
        <w:rPr>
          <w:rFonts w:eastAsiaTheme="minorHAnsi"/>
        </w:rPr>
        <w:t>tions for Web-based Programming Education Support</w:t>
      </w:r>
      <w:ins w:id="82" w:author="掛下　哲郎" w:date="2026-04-03T15:08:00Z">
        <w:r w:rsidR="00FC4CD4">
          <w:rPr>
            <w:rFonts w:eastAsiaTheme="minorHAnsi" w:hint="eastAsia"/>
          </w:rPr>
          <w:t xml:space="preserve"> </w:t>
        </w:r>
      </w:ins>
      <w:r w:rsidRPr="00504973">
        <w:rPr>
          <w:rFonts w:eastAsiaTheme="minorHAnsi"/>
        </w:rPr>
        <w:t>Tool pgtracer, 情報処理学会論文誌：教育とコンピュータ</w:t>
      </w:r>
      <w:r w:rsidRPr="00504973">
        <w:rPr>
          <w:rFonts w:eastAsiaTheme="minorHAnsi" w:hint="eastAsia"/>
        </w:rPr>
        <w:t>（</w:t>
      </w:r>
      <w:r w:rsidRPr="00504973">
        <w:rPr>
          <w:rFonts w:eastAsiaTheme="minorHAnsi"/>
        </w:rPr>
        <w:t>TCE），Vol.5, No.2, pp.</w:t>
      </w:r>
      <w:ins w:id="83" w:author="掛下　哲郎" w:date="2026-04-03T15:08:00Z">
        <w:r w:rsidR="00FC4CD4">
          <w:rPr>
            <w:rFonts w:eastAsiaTheme="minorHAnsi" w:hint="eastAsia"/>
          </w:rPr>
          <w:t xml:space="preserve"> </w:t>
        </w:r>
      </w:ins>
      <w:r w:rsidRPr="00504973">
        <w:rPr>
          <w:rFonts w:eastAsiaTheme="minorHAnsi"/>
        </w:rPr>
        <w:t>456</w:t>
      </w:r>
      <w:del w:id="84" w:author="掛下　哲郎" w:date="2026-04-03T15:08:00Z">
        <w:r w:rsidRPr="00504973" w:rsidDel="00FC4CD4">
          <w:rPr>
            <w:rFonts w:eastAsiaTheme="minorHAnsi"/>
          </w:rPr>
          <w:delText>{</w:delText>
        </w:r>
      </w:del>
      <w:ins w:id="85" w:author="掛下　哲郎" w:date="2026-04-06T09:59:00Z">
        <w:r w:rsidR="00AE379A">
          <w:rPr>
            <w:rFonts w:eastAsiaTheme="minorHAnsi" w:hint="eastAsia"/>
          </w:rPr>
          <w:t>－</w:t>
        </w:r>
      </w:ins>
      <w:r w:rsidRPr="00504973">
        <w:rPr>
          <w:rFonts w:eastAsiaTheme="minorHAnsi"/>
        </w:rPr>
        <w:t>468 (2019).</w:t>
      </w:r>
    </w:p>
    <w:p w14:paraId="3DCC1B6D" w14:textId="4AF226D6" w:rsidR="00E01AFE" w:rsidRPr="00504973" w:rsidRDefault="00E01AFE" w:rsidP="00C212B0">
      <w:pPr>
        <w:spacing w:line="320" w:lineRule="exact"/>
        <w:rPr>
          <w:rFonts w:eastAsiaTheme="minorHAnsi"/>
        </w:rPr>
      </w:pPr>
      <w:r w:rsidRPr="00504973">
        <w:rPr>
          <w:rFonts w:eastAsiaTheme="minorHAnsi"/>
        </w:rPr>
        <w:t>[6] 村田美友紀，嘉藤直子，掛下哲郎：プログラミング学習</w:t>
      </w:r>
      <w:r w:rsidRPr="00504973">
        <w:rPr>
          <w:rFonts w:eastAsiaTheme="minorHAnsi" w:hint="eastAsia"/>
        </w:rPr>
        <w:t>支援ツール</w:t>
      </w:r>
      <w:r w:rsidRPr="00504973">
        <w:rPr>
          <w:rFonts w:eastAsiaTheme="minorHAnsi"/>
        </w:rPr>
        <w:t>pgtracer を自学習に活用した授業実践と学習</w:t>
      </w:r>
      <w:r w:rsidRPr="00504973">
        <w:rPr>
          <w:rFonts w:eastAsiaTheme="minorHAnsi" w:hint="eastAsia"/>
        </w:rPr>
        <w:t>行動の分析，情報処理学会論文誌：教育とコンピュータ（</w:t>
      </w:r>
      <w:r w:rsidRPr="00504973">
        <w:rPr>
          <w:rFonts w:eastAsiaTheme="minorHAnsi"/>
        </w:rPr>
        <w:t>TCE），Vol.6, No.2, pp.</w:t>
      </w:r>
      <w:ins w:id="86" w:author="掛下　哲郎" w:date="2026-04-03T15:09:00Z">
        <w:r w:rsidR="00FC4CD4">
          <w:rPr>
            <w:rFonts w:eastAsiaTheme="minorHAnsi"/>
          </w:rPr>
          <w:t xml:space="preserve"> </w:t>
        </w:r>
      </w:ins>
      <w:r w:rsidRPr="00504973">
        <w:rPr>
          <w:rFonts w:eastAsiaTheme="minorHAnsi"/>
        </w:rPr>
        <w:t>25</w:t>
      </w:r>
      <w:ins w:id="87" w:author="掛下　哲郎" w:date="2026-04-06T09:59:00Z">
        <w:r w:rsidR="00AE379A">
          <w:rPr>
            <w:rFonts w:eastAsiaTheme="minorHAnsi" w:hint="eastAsia"/>
          </w:rPr>
          <w:t>－</w:t>
        </w:r>
      </w:ins>
      <w:del w:id="88" w:author="掛下　哲郎" w:date="2026-04-03T15:08:00Z">
        <w:r w:rsidRPr="00504973" w:rsidDel="00FC4CD4">
          <w:rPr>
            <w:rFonts w:eastAsiaTheme="minorHAnsi"/>
          </w:rPr>
          <w:delText>{</w:delText>
        </w:r>
      </w:del>
      <w:r w:rsidRPr="00504973">
        <w:rPr>
          <w:rFonts w:eastAsiaTheme="minorHAnsi"/>
        </w:rPr>
        <w:t>37 (2020).</w:t>
      </w:r>
    </w:p>
    <w:p w14:paraId="0ADF9A5E" w14:textId="4907762B" w:rsidR="00A11CAF" w:rsidRDefault="00E01AFE" w:rsidP="00C212B0">
      <w:pPr>
        <w:spacing w:line="320" w:lineRule="exact"/>
        <w:rPr>
          <w:rFonts w:eastAsiaTheme="minorHAnsi"/>
        </w:rPr>
      </w:pPr>
      <w:r w:rsidRPr="00504973">
        <w:rPr>
          <w:rFonts w:eastAsiaTheme="minorHAnsi"/>
        </w:rPr>
        <w:t xml:space="preserve">[7] Gursoy, M.E., Inan, A., </w:t>
      </w:r>
      <w:proofErr w:type="spellStart"/>
      <w:r w:rsidRPr="00504973">
        <w:rPr>
          <w:rFonts w:eastAsiaTheme="minorHAnsi"/>
        </w:rPr>
        <w:t>Nergiz</w:t>
      </w:r>
      <w:proofErr w:type="spellEnd"/>
      <w:r w:rsidRPr="00504973">
        <w:rPr>
          <w:rFonts w:eastAsiaTheme="minorHAnsi"/>
        </w:rPr>
        <w:t>, M.E.</w:t>
      </w:r>
      <w:ins w:id="89" w:author="掛下　哲郎" w:date="2026-04-03T15:10:00Z">
        <w:r w:rsidR="00FC4CD4">
          <w:rPr>
            <w:rFonts w:eastAsiaTheme="minorHAnsi"/>
          </w:rPr>
          <w:t>,</w:t>
        </w:r>
      </w:ins>
      <w:r w:rsidRPr="00504973">
        <w:rPr>
          <w:rFonts w:eastAsiaTheme="minorHAnsi"/>
        </w:rPr>
        <w:t xml:space="preserve"> and </w:t>
      </w:r>
      <w:proofErr w:type="spellStart"/>
      <w:r w:rsidRPr="00504973">
        <w:rPr>
          <w:rFonts w:eastAsiaTheme="minorHAnsi"/>
        </w:rPr>
        <w:t>Saygin</w:t>
      </w:r>
      <w:proofErr w:type="spellEnd"/>
      <w:r w:rsidRPr="00504973">
        <w:rPr>
          <w:rFonts w:eastAsiaTheme="minorHAnsi"/>
        </w:rPr>
        <w:t>,</w:t>
      </w:r>
      <w:ins w:id="90" w:author="掛下　哲郎" w:date="2026-04-03T15:10:00Z">
        <w:r w:rsidR="00FC4CD4">
          <w:rPr>
            <w:rFonts w:eastAsiaTheme="minorHAnsi"/>
          </w:rPr>
          <w:t xml:space="preserve"> </w:t>
        </w:r>
      </w:ins>
      <w:r w:rsidRPr="00504973">
        <w:rPr>
          <w:rFonts w:eastAsiaTheme="minorHAnsi"/>
        </w:rPr>
        <w:t xml:space="preserve">Y.: Privacy-Preserving Learning Analytics: </w:t>
      </w:r>
      <w:del w:id="91" w:author="掛下　哲郎" w:date="2026-04-03T15:09:00Z">
        <w:r w:rsidRPr="00504973" w:rsidDel="00FC4CD4">
          <w:rPr>
            <w:rFonts w:eastAsiaTheme="minorHAnsi"/>
          </w:rPr>
          <w:delText xml:space="preserve">Challengesand </w:delText>
        </w:r>
      </w:del>
      <w:ins w:id="92" w:author="掛下　哲郎" w:date="2026-04-03T15:09:00Z">
        <w:r w:rsidR="00FC4CD4">
          <w:rPr>
            <w:rFonts w:eastAsiaTheme="minorHAnsi"/>
          </w:rPr>
          <w:t>Challenges and</w:t>
        </w:r>
        <w:r w:rsidR="00FC4CD4" w:rsidRPr="00504973">
          <w:rPr>
            <w:rFonts w:eastAsiaTheme="minorHAnsi"/>
          </w:rPr>
          <w:t xml:space="preserve"> </w:t>
        </w:r>
      </w:ins>
      <w:r w:rsidRPr="00504973">
        <w:rPr>
          <w:rFonts w:eastAsiaTheme="minorHAnsi"/>
        </w:rPr>
        <w:t>Techniques, IEEE Trans. Learning Technologies,</w:t>
      </w:r>
      <w:ins w:id="93" w:author="掛下　哲郎" w:date="2026-04-03T15:10:00Z">
        <w:r w:rsidR="00FC4CD4">
          <w:rPr>
            <w:rFonts w:eastAsiaTheme="minorHAnsi"/>
          </w:rPr>
          <w:t xml:space="preserve"> </w:t>
        </w:r>
      </w:ins>
      <w:r w:rsidRPr="00504973">
        <w:rPr>
          <w:rFonts w:eastAsiaTheme="minorHAnsi"/>
        </w:rPr>
        <w:t>Vol.</w:t>
      </w:r>
      <w:ins w:id="94" w:author="掛下　哲郎" w:date="2026-04-03T15:10:00Z">
        <w:r w:rsidR="00FC4CD4">
          <w:rPr>
            <w:rFonts w:eastAsiaTheme="minorHAnsi"/>
          </w:rPr>
          <w:t xml:space="preserve"> </w:t>
        </w:r>
      </w:ins>
      <w:r w:rsidRPr="00504973">
        <w:rPr>
          <w:rFonts w:eastAsiaTheme="minorHAnsi"/>
        </w:rPr>
        <w:t>10, No.1, pp.</w:t>
      </w:r>
      <w:ins w:id="95" w:author="掛下　哲郎" w:date="2026-04-03T15:09:00Z">
        <w:r w:rsidR="00FC4CD4">
          <w:rPr>
            <w:rFonts w:eastAsiaTheme="minorHAnsi"/>
          </w:rPr>
          <w:t xml:space="preserve"> </w:t>
        </w:r>
      </w:ins>
      <w:r w:rsidRPr="00504973">
        <w:rPr>
          <w:rFonts w:eastAsiaTheme="minorHAnsi"/>
        </w:rPr>
        <w:t>68</w:t>
      </w:r>
      <w:del w:id="96" w:author="掛下　哲郎" w:date="2026-04-03T15:09:00Z">
        <w:r w:rsidRPr="00504973" w:rsidDel="00FC4CD4">
          <w:rPr>
            <w:rFonts w:eastAsiaTheme="minorHAnsi" w:hint="eastAsia"/>
          </w:rPr>
          <w:delText>{</w:delText>
        </w:r>
      </w:del>
      <w:ins w:id="97" w:author="掛下　哲郎" w:date="2026-04-06T10:00:00Z">
        <w:r w:rsidR="00AE379A">
          <w:rPr>
            <w:rFonts w:eastAsiaTheme="minorHAnsi" w:hint="eastAsia"/>
          </w:rPr>
          <w:t>－</w:t>
        </w:r>
      </w:ins>
      <w:r w:rsidRPr="00504973">
        <w:rPr>
          <w:rFonts w:eastAsiaTheme="minorHAnsi"/>
        </w:rPr>
        <w:t>81 (2017).</w:t>
      </w:r>
    </w:p>
    <w:p w14:paraId="4F4A79E8" w14:textId="4F928A77" w:rsidR="00754DF0" w:rsidRPr="00504973" w:rsidRDefault="00754DF0" w:rsidP="00C212B0">
      <w:pPr>
        <w:spacing w:line="320" w:lineRule="exact"/>
        <w:rPr>
          <w:rFonts w:eastAsiaTheme="minorHAnsi"/>
        </w:rPr>
      </w:pPr>
      <w:r>
        <w:rPr>
          <w:rFonts w:eastAsiaTheme="minorHAnsi" w:hint="eastAsia"/>
        </w:rPr>
        <w:t>[8]</w:t>
      </w:r>
      <w:r w:rsidRPr="00754DF0">
        <w:t xml:space="preserve"> </w:t>
      </w:r>
      <w:r>
        <w:rPr>
          <w:rFonts w:hint="eastAsia"/>
        </w:rPr>
        <w:t>D</w:t>
      </w:r>
      <w:r w:rsidRPr="00754DF0">
        <w:rPr>
          <w:rFonts w:eastAsiaTheme="minorHAnsi"/>
        </w:rPr>
        <w:t xml:space="preserve">ang, T.K., Chu, X.T. and Tran, T.H.: </w:t>
      </w:r>
      <w:del w:id="98" w:author="掛下　哲郎" w:date="2026-04-03T15:08:00Z">
        <w:r w:rsidRPr="00754DF0" w:rsidDel="00FC4CD4">
          <w:rPr>
            <w:rFonts w:eastAsiaTheme="minorHAnsi"/>
          </w:rPr>
          <w:delText>PrivacyPreserving Attribute-Based Access Control in Education Information Systems, Communications in Computer and Information Science, Vol.</w:delText>
        </w:r>
      </w:del>
      <w:ins w:id="99" w:author="掛下　哲郎" w:date="2026-04-03T15:08:00Z">
        <w:r w:rsidR="00FC4CD4">
          <w:rPr>
            <w:rFonts w:eastAsiaTheme="minorHAnsi"/>
          </w:rPr>
          <w:t xml:space="preserve">Privacy-Preserving Attribute-Based Access Control in Education Information Systems, Communications in Computer and Information </w:t>
        </w:r>
        <w:r w:rsidR="00FC4CD4">
          <w:rPr>
            <w:rFonts w:eastAsiaTheme="minorHAnsi"/>
          </w:rPr>
          <w:lastRenderedPageBreak/>
          <w:t xml:space="preserve">Science, Vol. </w:t>
        </w:r>
      </w:ins>
      <w:r w:rsidRPr="00754DF0">
        <w:rPr>
          <w:rFonts w:eastAsiaTheme="minorHAnsi"/>
        </w:rPr>
        <w:t>1500, pp.327–345(2021).</w:t>
      </w:r>
    </w:p>
    <w:p w14:paraId="7D252FA6" w14:textId="58B61CBC" w:rsidR="00E01AFE" w:rsidRPr="00504973" w:rsidRDefault="00E01AFE" w:rsidP="00C212B0">
      <w:pPr>
        <w:spacing w:line="320" w:lineRule="exact"/>
        <w:rPr>
          <w:rFonts w:eastAsiaTheme="minorHAnsi"/>
        </w:rPr>
      </w:pPr>
      <w:r w:rsidRPr="00504973">
        <w:rPr>
          <w:rFonts w:eastAsiaTheme="minorHAnsi"/>
        </w:rPr>
        <w:t>[</w:t>
      </w:r>
      <w:r w:rsidR="00754DF0">
        <w:rPr>
          <w:rFonts w:eastAsiaTheme="minorHAnsi" w:hint="eastAsia"/>
        </w:rPr>
        <w:t>9</w:t>
      </w:r>
      <w:r w:rsidRPr="00504973">
        <w:rPr>
          <w:rFonts w:eastAsiaTheme="minorHAnsi"/>
        </w:rPr>
        <w:t>] 篠田詩織，間形文彦，藤村明子，久保田敏，千葉直子：プ</w:t>
      </w:r>
      <w:r w:rsidRPr="00504973">
        <w:rPr>
          <w:rFonts w:eastAsiaTheme="minorHAnsi" w:hint="eastAsia"/>
        </w:rPr>
        <w:t>ライバシーポリシーの適切な同意取得に向けた表現・表示方法に対する利用者評価の調査，情報処理学会論文誌，</w:t>
      </w:r>
      <w:r w:rsidRPr="00504973">
        <w:rPr>
          <w:rFonts w:eastAsiaTheme="minorHAnsi"/>
        </w:rPr>
        <w:t>Vol.61, No.6, pp.</w:t>
      </w:r>
      <w:ins w:id="100" w:author="掛下　哲郎" w:date="2026-04-03T15:09:00Z">
        <w:r w:rsidR="00FC4CD4">
          <w:rPr>
            <w:rFonts w:eastAsiaTheme="minorHAnsi"/>
          </w:rPr>
          <w:t xml:space="preserve"> </w:t>
        </w:r>
      </w:ins>
      <w:r w:rsidRPr="00504973">
        <w:rPr>
          <w:rFonts w:eastAsiaTheme="minorHAnsi"/>
        </w:rPr>
        <w:t>1146</w:t>
      </w:r>
      <w:del w:id="101" w:author="掛下　哲郎" w:date="2026-04-03T15:09:00Z">
        <w:r w:rsidRPr="00504973" w:rsidDel="00FC4CD4">
          <w:rPr>
            <w:rFonts w:eastAsiaTheme="minorHAnsi" w:hint="eastAsia"/>
          </w:rPr>
          <w:delText>{</w:delText>
        </w:r>
      </w:del>
      <w:ins w:id="102" w:author="掛下　哲郎" w:date="2026-04-06T10:00:00Z">
        <w:r w:rsidR="00AE379A">
          <w:rPr>
            <w:rFonts w:eastAsiaTheme="minorHAnsi" w:hint="eastAsia"/>
          </w:rPr>
          <w:t>－</w:t>
        </w:r>
      </w:ins>
      <w:r w:rsidRPr="00504973">
        <w:rPr>
          <w:rFonts w:eastAsiaTheme="minorHAnsi"/>
        </w:rPr>
        <w:t>1174 (2020).</w:t>
      </w:r>
    </w:p>
    <w:p w14:paraId="54828F36" w14:textId="79A7B2DA" w:rsidR="00E01AFE" w:rsidRPr="00504973" w:rsidRDefault="00E01AFE" w:rsidP="00C212B0">
      <w:pPr>
        <w:spacing w:line="320" w:lineRule="exact"/>
        <w:rPr>
          <w:rFonts w:eastAsiaTheme="minorHAnsi"/>
        </w:rPr>
      </w:pPr>
      <w:r w:rsidRPr="00504973">
        <w:rPr>
          <w:rFonts w:eastAsiaTheme="minorHAnsi"/>
        </w:rPr>
        <w:t>[</w:t>
      </w:r>
      <w:r w:rsidR="00754DF0">
        <w:rPr>
          <w:rFonts w:eastAsiaTheme="minorHAnsi" w:hint="eastAsia"/>
        </w:rPr>
        <w:t>10</w:t>
      </w:r>
      <w:r w:rsidRPr="00504973">
        <w:rPr>
          <w:rFonts w:eastAsiaTheme="minorHAnsi"/>
        </w:rPr>
        <w:t>] 栗原宏平：欧米のプライバシー保護とデータ利活用の動</w:t>
      </w:r>
      <w:r w:rsidRPr="00504973">
        <w:rPr>
          <w:rFonts w:eastAsiaTheme="minorHAnsi" w:hint="eastAsia"/>
        </w:rPr>
        <w:t>向，</w:t>
      </w:r>
      <w:r w:rsidRPr="00504973">
        <w:rPr>
          <w:rFonts w:eastAsiaTheme="minorHAnsi"/>
        </w:rPr>
        <w:t>JIPDEC IT-report，Vol.20, pp.</w:t>
      </w:r>
      <w:ins w:id="103" w:author="掛下　哲郎" w:date="2026-04-03T15:09:00Z">
        <w:r w:rsidR="00FC4CD4">
          <w:rPr>
            <w:rFonts w:eastAsiaTheme="minorHAnsi"/>
          </w:rPr>
          <w:t xml:space="preserve"> </w:t>
        </w:r>
      </w:ins>
      <w:r w:rsidRPr="00504973">
        <w:rPr>
          <w:rFonts w:eastAsiaTheme="minorHAnsi"/>
        </w:rPr>
        <w:t>9</w:t>
      </w:r>
      <w:del w:id="104" w:author="掛下　哲郎" w:date="2026-04-03T15:09:00Z">
        <w:r w:rsidRPr="00504973" w:rsidDel="00FC4CD4">
          <w:rPr>
            <w:rFonts w:eastAsiaTheme="minorHAnsi" w:hint="eastAsia"/>
          </w:rPr>
          <w:delText>{</w:delText>
        </w:r>
      </w:del>
      <w:ins w:id="105" w:author="掛下　哲郎" w:date="2026-04-06T10:00:00Z">
        <w:r w:rsidR="00AE379A">
          <w:rPr>
            <w:rFonts w:eastAsiaTheme="minorHAnsi" w:hint="eastAsia"/>
          </w:rPr>
          <w:t>－</w:t>
        </w:r>
      </w:ins>
      <w:r w:rsidRPr="00504973">
        <w:rPr>
          <w:rFonts w:eastAsiaTheme="minorHAnsi"/>
        </w:rPr>
        <w:t>18 (2022).</w:t>
      </w:r>
    </w:p>
    <w:p w14:paraId="0B31AE11" w14:textId="2F83DDC4" w:rsidR="00E01AFE" w:rsidRPr="00E01AFE" w:rsidRDefault="00E01AFE" w:rsidP="00C212B0">
      <w:pPr>
        <w:spacing w:line="320" w:lineRule="exact"/>
        <w:rPr>
          <w:rFonts w:eastAsiaTheme="minorHAnsi"/>
        </w:rPr>
      </w:pPr>
      <w:r w:rsidRPr="00E01AFE">
        <w:rPr>
          <w:rFonts w:eastAsiaTheme="minorHAnsi"/>
        </w:rPr>
        <w:t>[1</w:t>
      </w:r>
      <w:r w:rsidR="00754DF0">
        <w:rPr>
          <w:rFonts w:eastAsiaTheme="minorHAnsi" w:hint="eastAsia"/>
        </w:rPr>
        <w:t>1</w:t>
      </w:r>
      <w:r w:rsidRPr="00E01AFE">
        <w:rPr>
          <w:rFonts w:eastAsiaTheme="minorHAnsi"/>
        </w:rPr>
        <w:t xml:space="preserve">] </w:t>
      </w:r>
      <w:r w:rsidRPr="00E01AFE">
        <w:rPr>
          <w:rFonts w:eastAsiaTheme="minorHAnsi" w:hint="eastAsia"/>
        </w:rPr>
        <w:t>寺西司，掛下哲郎：小学校</w:t>
      </w:r>
      <w:r w:rsidRPr="00E01AFE">
        <w:rPr>
          <w:rFonts w:eastAsiaTheme="minorHAnsi"/>
        </w:rPr>
        <w:t xml:space="preserve">ICT </w:t>
      </w:r>
      <w:r w:rsidRPr="00E01AFE">
        <w:rPr>
          <w:rFonts w:eastAsiaTheme="minorHAnsi" w:hint="eastAsia"/>
        </w:rPr>
        <w:t>教育におけるプライバシー保護と個人参加を実現する個人情報管理プロトタイプ，情報処理学会論文誌：教育とコンピュータ</w:t>
      </w:r>
      <w:r w:rsidRPr="00E01AFE">
        <w:rPr>
          <w:rFonts w:eastAsiaTheme="minorHAnsi"/>
        </w:rPr>
        <w:t>Vol.9,No.3, pp.17</w:t>
      </w:r>
      <w:del w:id="106" w:author="掛下　哲郎" w:date="2026-04-06T10:00:00Z">
        <w:r w:rsidR="00AE379A" w:rsidRPr="00E01AFE" w:rsidDel="00AE379A">
          <w:rPr>
            <w:rFonts w:eastAsiaTheme="minorHAnsi" w:hint="eastAsia"/>
          </w:rPr>
          <w:delText>{</w:delText>
        </w:r>
      </w:del>
      <w:ins w:id="107" w:author="掛下　哲郎" w:date="2026-04-06T10:00:00Z">
        <w:r w:rsidR="00AE379A">
          <w:rPr>
            <w:rFonts w:eastAsiaTheme="minorHAnsi" w:hint="eastAsia"/>
          </w:rPr>
          <w:t>－</w:t>
        </w:r>
      </w:ins>
      <w:r w:rsidRPr="00E01AFE">
        <w:rPr>
          <w:rFonts w:eastAsiaTheme="minorHAnsi"/>
        </w:rPr>
        <w:t>26 (2023).</w:t>
      </w:r>
    </w:p>
    <w:p w14:paraId="7B9FA439" w14:textId="249C68C3" w:rsidR="00E01AFE" w:rsidRPr="00E01AFE" w:rsidRDefault="00E01AFE" w:rsidP="00C212B0">
      <w:pPr>
        <w:spacing w:line="320" w:lineRule="exact"/>
        <w:rPr>
          <w:rFonts w:eastAsiaTheme="minorHAnsi"/>
        </w:rPr>
      </w:pPr>
      <w:r w:rsidRPr="00E01AFE">
        <w:rPr>
          <w:rFonts w:eastAsiaTheme="minorHAnsi"/>
        </w:rPr>
        <w:t>[1</w:t>
      </w:r>
      <w:r w:rsidR="00754DF0">
        <w:rPr>
          <w:rFonts w:eastAsiaTheme="minorHAnsi" w:hint="eastAsia"/>
        </w:rPr>
        <w:t>2</w:t>
      </w:r>
      <w:r w:rsidRPr="00E01AFE">
        <w:rPr>
          <w:rFonts w:eastAsiaTheme="minorHAnsi"/>
        </w:rPr>
        <w:t xml:space="preserve">] OECD: Recommendation of the Council </w:t>
      </w:r>
      <w:del w:id="108" w:author="掛下　哲郎" w:date="2026-04-03T15:08:00Z">
        <w:r w:rsidRPr="00E01AFE" w:rsidDel="00FC4CD4">
          <w:rPr>
            <w:rFonts w:eastAsiaTheme="minorHAnsi"/>
          </w:rPr>
          <w:delText xml:space="preserve">concerningGuidelines </w:delText>
        </w:r>
      </w:del>
      <w:ins w:id="109" w:author="掛下　哲郎" w:date="2026-04-03T15:08:00Z">
        <w:r w:rsidR="00FC4CD4">
          <w:rPr>
            <w:rFonts w:eastAsiaTheme="minorHAnsi"/>
          </w:rPr>
          <w:t>concerning Guidelines</w:t>
        </w:r>
        <w:r w:rsidR="00FC4CD4" w:rsidRPr="00E01AFE">
          <w:rPr>
            <w:rFonts w:eastAsiaTheme="minorHAnsi"/>
          </w:rPr>
          <w:t xml:space="preserve"> </w:t>
        </w:r>
      </w:ins>
      <w:r w:rsidRPr="00E01AFE">
        <w:rPr>
          <w:rFonts w:eastAsiaTheme="minorHAnsi"/>
        </w:rPr>
        <w:t xml:space="preserve">Governing the Protection of Privacy </w:t>
      </w:r>
      <w:del w:id="110" w:author="掛下　哲郎" w:date="2026-04-03T15:08:00Z">
        <w:r w:rsidRPr="00E01AFE" w:rsidDel="00FC4CD4">
          <w:rPr>
            <w:rFonts w:eastAsiaTheme="minorHAnsi"/>
          </w:rPr>
          <w:delText xml:space="preserve">andTransborder </w:delText>
        </w:r>
      </w:del>
      <w:ins w:id="111" w:author="掛下　哲郎" w:date="2026-04-03T15:08:00Z">
        <w:r w:rsidR="00FC4CD4">
          <w:rPr>
            <w:rFonts w:eastAsiaTheme="minorHAnsi"/>
          </w:rPr>
          <w:t>and Transborder</w:t>
        </w:r>
        <w:r w:rsidR="00FC4CD4" w:rsidRPr="00E01AFE">
          <w:rPr>
            <w:rFonts w:eastAsiaTheme="minorHAnsi"/>
          </w:rPr>
          <w:t xml:space="preserve"> </w:t>
        </w:r>
      </w:ins>
      <w:r w:rsidRPr="00E01AFE">
        <w:rPr>
          <w:rFonts w:eastAsiaTheme="minorHAnsi"/>
        </w:rPr>
        <w:t>Flows of Personal Data,</w:t>
      </w:r>
      <w:ins w:id="112" w:author="掛下　哲郎" w:date="2026-04-03T15:08:00Z">
        <w:r w:rsidR="00FC4CD4">
          <w:rPr>
            <w:rFonts w:eastAsiaTheme="minorHAnsi"/>
          </w:rPr>
          <w:t xml:space="preserve"> </w:t>
        </w:r>
      </w:ins>
      <w:r w:rsidRPr="00E01AFE">
        <w:rPr>
          <w:rFonts w:eastAsiaTheme="minorHAnsi"/>
        </w:rPr>
        <w:t>OECD/Legal/0188,</w:t>
      </w:r>
    </w:p>
    <w:p w14:paraId="366C244E" w14:textId="0A6611CF" w:rsidR="00E01AFE" w:rsidRPr="00E01AFE" w:rsidDel="00FB2A49" w:rsidRDefault="00E01AFE" w:rsidP="00C212B0">
      <w:pPr>
        <w:spacing w:line="320" w:lineRule="exact"/>
        <w:rPr>
          <w:del w:id="113" w:author="掛下　哲郎" w:date="2026-04-06T10:07:00Z"/>
          <w:rFonts w:eastAsiaTheme="minorHAnsi"/>
        </w:rPr>
      </w:pPr>
      <w:r w:rsidRPr="00E01AFE">
        <w:rPr>
          <w:rFonts w:eastAsiaTheme="minorHAnsi"/>
        </w:rPr>
        <w:t>1980 (amended 2013), available from</w:t>
      </w:r>
      <w:ins w:id="114" w:author="掛下　哲郎" w:date="2026-04-06T10:07:00Z">
        <w:r w:rsidR="00FB2A49">
          <w:rPr>
            <w:rFonts w:eastAsiaTheme="minorHAnsi" w:hint="eastAsia"/>
          </w:rPr>
          <w:t xml:space="preserve"> </w:t>
        </w:r>
      </w:ins>
    </w:p>
    <w:p w14:paraId="04327ED1" w14:textId="21A3814D" w:rsidR="00E01AFE" w:rsidRPr="00E01AFE" w:rsidRDefault="00504973" w:rsidP="00FB2A49">
      <w:pPr>
        <w:wordWrap w:val="0"/>
        <w:spacing w:line="320" w:lineRule="exact"/>
        <w:rPr>
          <w:rFonts w:eastAsiaTheme="minorHAnsi"/>
        </w:rPr>
        <w:pPrChange w:id="115" w:author="掛下　哲郎" w:date="2026-04-06T10:07:00Z">
          <w:pPr>
            <w:spacing w:line="320" w:lineRule="exact"/>
          </w:pPr>
        </w:pPrChange>
      </w:pPr>
      <w:bookmarkStart w:id="116" w:name="_GoBack"/>
      <w:bookmarkEnd w:id="116"/>
      <w:r w:rsidRPr="00504973">
        <w:rPr>
          <w:rFonts w:ascii="Cambria Math" w:eastAsiaTheme="minorHAnsi" w:hAnsi="Cambria Math" w:cs="Cambria Math"/>
        </w:rPr>
        <w:t>⟨</w:t>
      </w:r>
      <w:r w:rsidR="00E01AFE" w:rsidRPr="00E01AFE">
        <w:rPr>
          <w:rFonts w:eastAsiaTheme="minorHAnsi"/>
        </w:rPr>
        <w:t>https://legalinstruments.oecd.org/en/instruments/OECD-LEGAL-0188</w:t>
      </w:r>
      <w:r w:rsidRPr="00504973">
        <w:rPr>
          <w:rFonts w:ascii="Cambria Math" w:eastAsiaTheme="minorHAnsi" w:hAnsi="Cambria Math" w:cs="Cambria Math"/>
        </w:rPr>
        <w:t>⟩</w:t>
      </w:r>
      <w:r w:rsidR="00E01AFE" w:rsidRPr="00E01AFE">
        <w:rPr>
          <w:rFonts w:eastAsiaTheme="minorHAnsi"/>
        </w:rPr>
        <w:t xml:space="preserve"> (accessed 2024-06-02).</w:t>
      </w:r>
    </w:p>
    <w:p w14:paraId="2037D6CB" w14:textId="04E8F9B2" w:rsidR="00E01AFE" w:rsidRPr="00E01AFE" w:rsidDel="00FB2A49" w:rsidRDefault="00E01AFE" w:rsidP="00C212B0">
      <w:pPr>
        <w:spacing w:line="320" w:lineRule="exact"/>
        <w:rPr>
          <w:del w:id="117" w:author="掛下　哲郎" w:date="2026-04-06T10:07:00Z"/>
          <w:rFonts w:eastAsiaTheme="minorHAnsi"/>
        </w:rPr>
      </w:pPr>
      <w:r w:rsidRPr="00E01AFE">
        <w:rPr>
          <w:rFonts w:eastAsiaTheme="minorHAnsi"/>
        </w:rPr>
        <w:t>[1</w:t>
      </w:r>
      <w:r w:rsidR="00754DF0">
        <w:rPr>
          <w:rFonts w:eastAsiaTheme="minorHAnsi" w:hint="eastAsia"/>
        </w:rPr>
        <w:t>3</w:t>
      </w:r>
      <w:r w:rsidRPr="00E01AFE">
        <w:rPr>
          <w:rFonts w:eastAsiaTheme="minorHAnsi"/>
        </w:rPr>
        <w:t>] OpenAI: Prompt engineering, available from</w:t>
      </w:r>
      <w:ins w:id="118" w:author="掛下　哲郎" w:date="2026-04-06T10:07:00Z">
        <w:r w:rsidR="00FB2A49">
          <w:rPr>
            <w:rFonts w:eastAsiaTheme="minorHAnsi" w:hint="eastAsia"/>
          </w:rPr>
          <w:t xml:space="preserve"> </w:t>
        </w:r>
      </w:ins>
    </w:p>
    <w:p w14:paraId="7D614B6E" w14:textId="57B73B0B" w:rsidR="00E01AFE" w:rsidRPr="00E01AFE" w:rsidRDefault="00504973" w:rsidP="00FB2A49">
      <w:pPr>
        <w:wordWrap w:val="0"/>
        <w:spacing w:line="320" w:lineRule="exact"/>
        <w:rPr>
          <w:rFonts w:eastAsiaTheme="minorHAnsi"/>
        </w:rPr>
        <w:pPrChange w:id="119" w:author="掛下　哲郎" w:date="2026-04-06T10:07:00Z">
          <w:pPr>
            <w:spacing w:line="320" w:lineRule="exact"/>
          </w:pPr>
        </w:pPrChange>
      </w:pPr>
      <w:r w:rsidRPr="00504973">
        <w:rPr>
          <w:rFonts w:ascii="Cambria Math" w:eastAsiaTheme="minorHAnsi" w:hAnsi="Cambria Math" w:cs="Cambria Math"/>
        </w:rPr>
        <w:t>⟨</w:t>
      </w:r>
      <w:r w:rsidR="00E01AFE" w:rsidRPr="00E01AFE">
        <w:rPr>
          <w:rFonts w:eastAsiaTheme="minorHAnsi"/>
        </w:rPr>
        <w:t>https://platform.openai.com/docs/guides/prompt-engineering/strategy-write-clear-instructions</w:t>
      </w:r>
      <w:r w:rsidRPr="00504973">
        <w:rPr>
          <w:rFonts w:ascii="Cambria Math" w:eastAsiaTheme="minorHAnsi" w:hAnsi="Cambria Math" w:cs="Cambria Math"/>
        </w:rPr>
        <w:t>⟩</w:t>
      </w:r>
      <w:r w:rsidRPr="00504973">
        <w:rPr>
          <w:rFonts w:eastAsiaTheme="minorHAnsi"/>
        </w:rPr>
        <w:t xml:space="preserve"> </w:t>
      </w:r>
      <w:r w:rsidR="00E01AFE" w:rsidRPr="00E01AFE">
        <w:rPr>
          <w:rFonts w:eastAsiaTheme="minorHAnsi"/>
        </w:rPr>
        <w:t>(</w:t>
      </w:r>
      <w:del w:id="120" w:author="掛下　哲郎" w:date="2026-04-03T15:08:00Z">
        <w:r w:rsidR="00E01AFE" w:rsidRPr="00E01AFE" w:rsidDel="00FC4CD4">
          <w:rPr>
            <w:rFonts w:eastAsiaTheme="minorHAnsi"/>
          </w:rPr>
          <w:delText>accessed2025-06-01</w:delText>
        </w:r>
      </w:del>
      <w:ins w:id="121" w:author="掛下　哲郎" w:date="2026-04-03T15:08:00Z">
        <w:r w:rsidR="00FC4CD4">
          <w:rPr>
            <w:rFonts w:eastAsiaTheme="minorHAnsi"/>
          </w:rPr>
          <w:t>accessed 2025-06-01</w:t>
        </w:r>
      </w:ins>
      <w:r w:rsidR="00E01AFE" w:rsidRPr="00E01AFE">
        <w:rPr>
          <w:rFonts w:eastAsiaTheme="minorHAnsi"/>
        </w:rPr>
        <w:t>).</w:t>
      </w:r>
    </w:p>
    <w:p w14:paraId="7B618CA6" w14:textId="27D54127" w:rsidR="00E01AFE" w:rsidRPr="00E01AFE" w:rsidRDefault="00E01AFE" w:rsidP="00FB2A49">
      <w:pPr>
        <w:wordWrap w:val="0"/>
        <w:spacing w:line="320" w:lineRule="exact"/>
        <w:rPr>
          <w:rFonts w:eastAsiaTheme="minorHAnsi"/>
        </w:rPr>
        <w:pPrChange w:id="122" w:author="掛下　哲郎" w:date="2026-04-06T10:07:00Z">
          <w:pPr>
            <w:spacing w:line="320" w:lineRule="exact"/>
          </w:pPr>
        </w:pPrChange>
      </w:pPr>
      <w:r w:rsidRPr="00E01AFE">
        <w:rPr>
          <w:rFonts w:eastAsiaTheme="minorHAnsi"/>
        </w:rPr>
        <w:t>[1</w:t>
      </w:r>
      <w:r w:rsidR="00754DF0">
        <w:rPr>
          <w:rFonts w:eastAsiaTheme="minorHAnsi" w:hint="eastAsia"/>
        </w:rPr>
        <w:t>4</w:t>
      </w:r>
      <w:r w:rsidRPr="00E01AFE">
        <w:rPr>
          <w:rFonts w:eastAsiaTheme="minorHAnsi"/>
        </w:rPr>
        <w:t>] Google</w:t>
      </w:r>
      <w:r w:rsidRPr="00E01AFE">
        <w:rPr>
          <w:rFonts w:eastAsiaTheme="minorHAnsi" w:hint="eastAsia"/>
        </w:rPr>
        <w:t>：</w:t>
      </w:r>
      <w:r w:rsidRPr="00E01AFE">
        <w:rPr>
          <w:rFonts w:eastAsiaTheme="minorHAnsi"/>
        </w:rPr>
        <w:t xml:space="preserve">Gemini for Business </w:t>
      </w:r>
      <w:r w:rsidRPr="00E01AFE">
        <w:rPr>
          <w:rFonts w:eastAsiaTheme="minorHAnsi" w:hint="eastAsia"/>
        </w:rPr>
        <w:t>企業向け</w:t>
      </w:r>
      <w:r w:rsidRPr="00E01AFE">
        <w:rPr>
          <w:rFonts w:eastAsiaTheme="minorHAnsi"/>
        </w:rPr>
        <w:t xml:space="preserve">Gemini </w:t>
      </w:r>
      <w:r w:rsidRPr="00E01AFE">
        <w:rPr>
          <w:rFonts w:eastAsiaTheme="minorHAnsi" w:hint="eastAsia"/>
        </w:rPr>
        <w:t>活用ガイド，入手先</w:t>
      </w:r>
      <w:r w:rsidR="00504973" w:rsidRPr="00504973">
        <w:rPr>
          <w:rFonts w:ascii="Cambria Math" w:eastAsiaTheme="minorHAnsi" w:hAnsi="Cambria Math" w:cs="Cambria Math"/>
        </w:rPr>
        <w:t>⟨</w:t>
      </w:r>
      <w:r w:rsidRPr="00E01AFE">
        <w:rPr>
          <w:rFonts w:eastAsiaTheme="minorHAnsi"/>
        </w:rPr>
        <w:t>https://t.co/uAA5xrd9dC</w:t>
      </w:r>
      <w:r w:rsidR="00504973" w:rsidRPr="00504973">
        <w:rPr>
          <w:rFonts w:ascii="Cambria Math" w:eastAsiaTheme="minorHAnsi" w:hAnsi="Cambria Math" w:cs="Cambria Math"/>
        </w:rPr>
        <w:t>⟩</w:t>
      </w:r>
      <w:r w:rsidRPr="00E01AFE">
        <w:rPr>
          <w:rFonts w:eastAsiaTheme="minorHAnsi"/>
        </w:rPr>
        <w:t xml:space="preserve"> </w:t>
      </w:r>
      <w:r w:rsidRPr="00E01AFE">
        <w:rPr>
          <w:rFonts w:eastAsiaTheme="minorHAnsi" w:hint="eastAsia"/>
        </w:rPr>
        <w:t>（参照</w:t>
      </w:r>
      <w:r w:rsidRPr="00E01AFE">
        <w:rPr>
          <w:rFonts w:eastAsiaTheme="minorHAnsi"/>
        </w:rPr>
        <w:t>2025-06-01</w:t>
      </w:r>
      <w:r w:rsidRPr="00E01AFE">
        <w:rPr>
          <w:rFonts w:eastAsiaTheme="minorHAnsi" w:hint="eastAsia"/>
        </w:rPr>
        <w:t>）</w:t>
      </w:r>
      <w:r w:rsidRPr="00E01AFE">
        <w:rPr>
          <w:rFonts w:eastAsiaTheme="minorHAnsi"/>
        </w:rPr>
        <w:t>.</w:t>
      </w:r>
    </w:p>
    <w:p w14:paraId="685DBC0E" w14:textId="4FFC0659" w:rsidR="00E01AFE" w:rsidRPr="00E01AFE" w:rsidDel="00FB2A49" w:rsidRDefault="00E01AFE" w:rsidP="00C212B0">
      <w:pPr>
        <w:spacing w:line="320" w:lineRule="exact"/>
        <w:rPr>
          <w:del w:id="123" w:author="掛下　哲郎" w:date="2026-04-06T10:07:00Z"/>
          <w:rFonts w:eastAsiaTheme="minorHAnsi"/>
        </w:rPr>
      </w:pPr>
      <w:r w:rsidRPr="00E01AFE">
        <w:rPr>
          <w:rFonts w:eastAsiaTheme="minorHAnsi"/>
        </w:rPr>
        <w:t>[1</w:t>
      </w:r>
      <w:r w:rsidR="00754DF0">
        <w:rPr>
          <w:rFonts w:eastAsiaTheme="minorHAnsi" w:hint="eastAsia"/>
        </w:rPr>
        <w:t>5</w:t>
      </w:r>
      <w:r w:rsidRPr="00E01AFE">
        <w:rPr>
          <w:rFonts w:eastAsiaTheme="minorHAnsi"/>
        </w:rPr>
        <w:t>] Anthropic: Claude User Guides, available from</w:t>
      </w:r>
      <w:ins w:id="124" w:author="掛下　哲郎" w:date="2026-04-06T10:07:00Z">
        <w:r w:rsidR="00FB2A49">
          <w:rPr>
            <w:rFonts w:eastAsiaTheme="minorHAnsi" w:hint="eastAsia"/>
          </w:rPr>
          <w:t xml:space="preserve"> </w:t>
        </w:r>
      </w:ins>
    </w:p>
    <w:p w14:paraId="67436272" w14:textId="70DF7E25" w:rsidR="00E01AFE" w:rsidRPr="00504973" w:rsidRDefault="00504973" w:rsidP="00FB2A49">
      <w:pPr>
        <w:wordWrap w:val="0"/>
        <w:spacing w:line="320" w:lineRule="exact"/>
        <w:rPr>
          <w:rFonts w:eastAsiaTheme="minorHAnsi"/>
        </w:rPr>
        <w:pPrChange w:id="125" w:author="掛下　哲郎" w:date="2026-04-06T10:07:00Z">
          <w:pPr>
            <w:spacing w:line="320" w:lineRule="exact"/>
          </w:pPr>
        </w:pPrChange>
      </w:pPr>
      <w:r w:rsidRPr="00504973">
        <w:rPr>
          <w:rFonts w:ascii="Cambria Math" w:eastAsiaTheme="minorHAnsi" w:hAnsi="Cambria Math" w:cs="Cambria Math"/>
        </w:rPr>
        <w:t>⟨</w:t>
      </w:r>
      <w:r w:rsidR="00E01AFE" w:rsidRPr="00E01AFE">
        <w:rPr>
          <w:rFonts w:eastAsiaTheme="minorHAnsi"/>
        </w:rPr>
        <w:t>https://docs.anthropic.com/en/docs/test-and-evaluate/strengthen-guardrails/reduce-hallucinations</w:t>
      </w:r>
      <w:r w:rsidRPr="00504973">
        <w:rPr>
          <w:rFonts w:ascii="Cambria Math" w:eastAsiaTheme="minorHAnsi" w:hAnsi="Cambria Math" w:cs="Cambria Math"/>
        </w:rPr>
        <w:t>⟩</w:t>
      </w:r>
      <w:ins w:id="126" w:author="掛下　哲郎" w:date="2026-04-06T10:00:00Z">
        <w:r w:rsidR="00AE379A">
          <w:rPr>
            <w:rFonts w:ascii="Cambria Math" w:eastAsiaTheme="minorHAnsi" w:hAnsi="Cambria Math" w:cs="Cambria Math" w:hint="eastAsia"/>
          </w:rPr>
          <w:t xml:space="preserve"> </w:t>
        </w:r>
      </w:ins>
      <w:r w:rsidR="00E01AFE" w:rsidRPr="00504973">
        <w:rPr>
          <w:rFonts w:eastAsiaTheme="minorHAnsi"/>
        </w:rPr>
        <w:t>(accessed 2025-06-01).</w:t>
      </w:r>
    </w:p>
    <w:sectPr w:rsidR="00E01AFE" w:rsidRPr="00504973" w:rsidSect="00C45F57">
      <w:type w:val="continuous"/>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3DCFCD" w14:textId="77777777" w:rsidR="00671383" w:rsidRDefault="00671383" w:rsidP="001356DA">
      <w:r>
        <w:separator/>
      </w:r>
    </w:p>
  </w:endnote>
  <w:endnote w:type="continuationSeparator" w:id="0">
    <w:p w14:paraId="01CAF630" w14:textId="77777777" w:rsidR="00671383" w:rsidRDefault="00671383" w:rsidP="00135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405076"/>
      <w:docPartObj>
        <w:docPartGallery w:val="Page Numbers (Bottom of Page)"/>
        <w:docPartUnique/>
      </w:docPartObj>
    </w:sdtPr>
    <w:sdtEndPr/>
    <w:sdtContent>
      <w:p w14:paraId="0F564F4A" w14:textId="2346CBD1" w:rsidR="001356DA" w:rsidDel="00FC4CD4" w:rsidRDefault="001356DA">
        <w:pPr>
          <w:pStyle w:val="ae"/>
          <w:jc w:val="center"/>
          <w:rPr>
            <w:del w:id="10" w:author="掛下　哲郎" w:date="2026-04-03T15:07:00Z"/>
          </w:rPr>
        </w:pPr>
        <w:r>
          <w:fldChar w:fldCharType="begin"/>
        </w:r>
        <w:r>
          <w:instrText>PAGE   \* MERGEFORMAT</w:instrText>
        </w:r>
        <w:r>
          <w:fldChar w:fldCharType="separate"/>
        </w:r>
        <w:r>
          <w:rPr>
            <w:lang w:val="ja-JP"/>
          </w:rPr>
          <w:t>2</w:t>
        </w:r>
        <w:r>
          <w:fldChar w:fldCharType="end"/>
        </w:r>
      </w:p>
    </w:sdtContent>
  </w:sdt>
  <w:p w14:paraId="3714841D" w14:textId="77777777" w:rsidR="001356DA" w:rsidRDefault="001356DA">
    <w:pPr>
      <w:pStyle w:val="ae"/>
      <w:jc w:val="center"/>
      <w:pPrChange w:id="11" w:author="掛下　哲郎" w:date="2026-04-03T15:07:00Z">
        <w:pPr>
          <w:pStyle w:val="ae"/>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C9F35" w14:textId="77777777" w:rsidR="00671383" w:rsidRDefault="00671383" w:rsidP="001356DA">
      <w:r>
        <w:separator/>
      </w:r>
    </w:p>
  </w:footnote>
  <w:footnote w:type="continuationSeparator" w:id="0">
    <w:p w14:paraId="11F63640" w14:textId="77777777" w:rsidR="00671383" w:rsidRDefault="00671383" w:rsidP="001356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15C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C1D5DB1"/>
    <w:multiLevelType w:val="hybridMultilevel"/>
    <w:tmpl w:val="5024D2D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E173B84"/>
    <w:multiLevelType w:val="hybridMultilevel"/>
    <w:tmpl w:val="FC04AB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E615BBA"/>
    <w:multiLevelType w:val="multilevel"/>
    <w:tmpl w:val="75F017A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D052F3"/>
    <w:multiLevelType w:val="hybridMultilevel"/>
    <w:tmpl w:val="F87EB934"/>
    <w:lvl w:ilvl="0" w:tplc="909C5530">
      <w:start w:val="1"/>
      <w:numFmt w:val="decimal"/>
      <w:lvlText w:val="2-%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B1B020F"/>
    <w:multiLevelType w:val="multilevel"/>
    <w:tmpl w:val="463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5FF9"/>
    <w:multiLevelType w:val="hybridMultilevel"/>
    <w:tmpl w:val="1F14AA38"/>
    <w:lvl w:ilvl="0" w:tplc="A7FE4E7C">
      <w:start w:val="1"/>
      <w:numFmt w:val="decimal"/>
      <w:lvlText w:val="2-3.%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F930655"/>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8" w15:restartNumberingAfterBreak="0">
    <w:nsid w:val="22654688"/>
    <w:multiLevelType w:val="hybridMultilevel"/>
    <w:tmpl w:val="7B3E8E18"/>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5346ED8"/>
    <w:multiLevelType w:val="multilevel"/>
    <w:tmpl w:val="45E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20D6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11" w15:restartNumberingAfterBreak="0">
    <w:nsid w:val="2FBD2EF9"/>
    <w:multiLevelType w:val="hybridMultilevel"/>
    <w:tmpl w:val="6B8AFBE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0090BBE"/>
    <w:multiLevelType w:val="hybridMultilevel"/>
    <w:tmpl w:val="372E6D5E"/>
    <w:lvl w:ilvl="0" w:tplc="5FE2E4F2">
      <w:start w:val="1"/>
      <w:numFmt w:val="decimal"/>
      <w:lvlText w:val="3-%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32912941"/>
    <w:multiLevelType w:val="multilevel"/>
    <w:tmpl w:val="D470537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467E31"/>
    <w:multiLevelType w:val="hybridMultilevel"/>
    <w:tmpl w:val="9BB62E1C"/>
    <w:lvl w:ilvl="0" w:tplc="F802E69A">
      <w:start w:val="1"/>
      <w:numFmt w:val="decimal"/>
      <w:lvlText w:val="4-%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35AE0342"/>
    <w:multiLevelType w:val="hybridMultilevel"/>
    <w:tmpl w:val="66B800FE"/>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6" w15:restartNumberingAfterBreak="0">
    <w:nsid w:val="3A9E0FCA"/>
    <w:multiLevelType w:val="hybridMultilevel"/>
    <w:tmpl w:val="685295E6"/>
    <w:lvl w:ilvl="0" w:tplc="4DC62680">
      <w:start w:val="1"/>
      <w:numFmt w:val="decimal"/>
      <w:lvlText w:val="6-%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3CDE5464"/>
    <w:multiLevelType w:val="multilevel"/>
    <w:tmpl w:val="75F017A6"/>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821004"/>
    <w:multiLevelType w:val="hybridMultilevel"/>
    <w:tmpl w:val="BFD04350"/>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9" w15:restartNumberingAfterBreak="0">
    <w:nsid w:val="43C07264"/>
    <w:multiLevelType w:val="hybridMultilevel"/>
    <w:tmpl w:val="5BC62368"/>
    <w:lvl w:ilvl="0" w:tplc="FFFFFFFF">
      <w:start w:val="1"/>
      <w:numFmt w:val="decimal"/>
      <w:lvlText w:val="4-%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54A6E13"/>
    <w:multiLevelType w:val="hybridMultilevel"/>
    <w:tmpl w:val="782CD436"/>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47624F38"/>
    <w:multiLevelType w:val="hybridMultilevel"/>
    <w:tmpl w:val="4D288C22"/>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9D77A56"/>
    <w:multiLevelType w:val="hybridMultilevel"/>
    <w:tmpl w:val="7E7E2C2A"/>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4AEF7AA9"/>
    <w:multiLevelType w:val="hybridMultilevel"/>
    <w:tmpl w:val="CBAC1414"/>
    <w:lvl w:ilvl="0" w:tplc="3A14863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57F94536"/>
    <w:multiLevelType w:val="hybridMultilevel"/>
    <w:tmpl w:val="18B40658"/>
    <w:lvl w:ilvl="0" w:tplc="5FE2E4F2">
      <w:start w:val="1"/>
      <w:numFmt w:val="decimal"/>
      <w:lvlText w:val="3-%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5" w15:restartNumberingAfterBreak="0">
    <w:nsid w:val="5A3B5029"/>
    <w:multiLevelType w:val="multilevel"/>
    <w:tmpl w:val="E18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433E3"/>
    <w:multiLevelType w:val="hybridMultilevel"/>
    <w:tmpl w:val="B5D409E4"/>
    <w:lvl w:ilvl="0" w:tplc="E7AAEF4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69B05B5E"/>
    <w:multiLevelType w:val="hybridMultilevel"/>
    <w:tmpl w:val="E1426082"/>
    <w:lvl w:ilvl="0" w:tplc="211CA3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6FB00773"/>
    <w:multiLevelType w:val="hybridMultilevel"/>
    <w:tmpl w:val="374257B6"/>
    <w:lvl w:ilvl="0" w:tplc="4EA224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76BA027C"/>
    <w:multiLevelType w:val="hybridMultilevel"/>
    <w:tmpl w:val="E6F60FE4"/>
    <w:lvl w:ilvl="0" w:tplc="E7AAEF46">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0" w15:restartNumberingAfterBreak="0">
    <w:nsid w:val="77EB3755"/>
    <w:multiLevelType w:val="hybridMultilevel"/>
    <w:tmpl w:val="688AEF12"/>
    <w:lvl w:ilvl="0" w:tplc="8CA6572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7F7161F5"/>
    <w:multiLevelType w:val="hybridMultilevel"/>
    <w:tmpl w:val="9BB62E1C"/>
    <w:lvl w:ilvl="0" w:tplc="FFFFFFFF">
      <w:start w:val="1"/>
      <w:numFmt w:val="decimal"/>
      <w:lvlText w:val="4-%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2" w15:restartNumberingAfterBreak="0">
    <w:nsid w:val="7F8B5092"/>
    <w:multiLevelType w:val="hybridMultilevel"/>
    <w:tmpl w:val="6C28C3A2"/>
    <w:lvl w:ilvl="0" w:tplc="F1F26A10">
      <w:start w:val="1"/>
      <w:numFmt w:val="decimal"/>
      <w:lvlText w:val="5-%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9"/>
  </w:num>
  <w:num w:numId="2">
    <w:abstractNumId w:val="25"/>
  </w:num>
  <w:num w:numId="3">
    <w:abstractNumId w:val="5"/>
  </w:num>
  <w:num w:numId="4">
    <w:abstractNumId w:val="30"/>
  </w:num>
  <w:num w:numId="5">
    <w:abstractNumId w:val="27"/>
  </w:num>
  <w:num w:numId="6">
    <w:abstractNumId w:val="26"/>
  </w:num>
  <w:num w:numId="7">
    <w:abstractNumId w:val="13"/>
  </w:num>
  <w:num w:numId="8">
    <w:abstractNumId w:val="17"/>
  </w:num>
  <w:num w:numId="9">
    <w:abstractNumId w:val="28"/>
  </w:num>
  <w:num w:numId="10">
    <w:abstractNumId w:val="15"/>
  </w:num>
  <w:num w:numId="11">
    <w:abstractNumId w:val="10"/>
  </w:num>
  <w:num w:numId="12">
    <w:abstractNumId w:val="7"/>
  </w:num>
  <w:num w:numId="13">
    <w:abstractNumId w:val="0"/>
  </w:num>
  <w:num w:numId="14">
    <w:abstractNumId w:val="20"/>
  </w:num>
  <w:num w:numId="15">
    <w:abstractNumId w:val="21"/>
  </w:num>
  <w:num w:numId="16">
    <w:abstractNumId w:val="8"/>
  </w:num>
  <w:num w:numId="17">
    <w:abstractNumId w:val="3"/>
  </w:num>
  <w:num w:numId="18">
    <w:abstractNumId w:val="6"/>
  </w:num>
  <w:num w:numId="19">
    <w:abstractNumId w:val="4"/>
  </w:num>
  <w:num w:numId="20">
    <w:abstractNumId w:val="22"/>
  </w:num>
  <w:num w:numId="21">
    <w:abstractNumId w:val="29"/>
  </w:num>
  <w:num w:numId="22">
    <w:abstractNumId w:val="24"/>
  </w:num>
  <w:num w:numId="23">
    <w:abstractNumId w:val="18"/>
  </w:num>
  <w:num w:numId="24">
    <w:abstractNumId w:val="14"/>
  </w:num>
  <w:num w:numId="25">
    <w:abstractNumId w:val="31"/>
  </w:num>
  <w:num w:numId="26">
    <w:abstractNumId w:val="19"/>
  </w:num>
  <w:num w:numId="27">
    <w:abstractNumId w:val="32"/>
  </w:num>
  <w:num w:numId="28">
    <w:abstractNumId w:val="16"/>
  </w:num>
  <w:num w:numId="29">
    <w:abstractNumId w:val="1"/>
  </w:num>
  <w:num w:numId="30">
    <w:abstractNumId w:val="11"/>
  </w:num>
  <w:num w:numId="31">
    <w:abstractNumId w:val="2"/>
  </w:num>
  <w:num w:numId="32">
    <w:abstractNumId w:val="12"/>
  </w:num>
  <w:num w:numId="3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掛下　哲郎">
    <w15:presenceInfo w15:providerId="None" w15:userId="掛下　哲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dirty"/>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79D"/>
    <w:rsid w:val="00094597"/>
    <w:rsid w:val="000B5DED"/>
    <w:rsid w:val="000B7B08"/>
    <w:rsid w:val="000C2A29"/>
    <w:rsid w:val="000D1A1A"/>
    <w:rsid w:val="001356DA"/>
    <w:rsid w:val="001520CD"/>
    <w:rsid w:val="001773F2"/>
    <w:rsid w:val="0019132B"/>
    <w:rsid w:val="001B2DD0"/>
    <w:rsid w:val="001B4764"/>
    <w:rsid w:val="001E6ADE"/>
    <w:rsid w:val="00210257"/>
    <w:rsid w:val="00234A37"/>
    <w:rsid w:val="00245836"/>
    <w:rsid w:val="002975C2"/>
    <w:rsid w:val="002A3D1C"/>
    <w:rsid w:val="002C7299"/>
    <w:rsid w:val="002D12CA"/>
    <w:rsid w:val="002D2649"/>
    <w:rsid w:val="002D6892"/>
    <w:rsid w:val="002F199F"/>
    <w:rsid w:val="0030119B"/>
    <w:rsid w:val="003327C1"/>
    <w:rsid w:val="00333F3C"/>
    <w:rsid w:val="003349FE"/>
    <w:rsid w:val="00341F0A"/>
    <w:rsid w:val="00381335"/>
    <w:rsid w:val="00383945"/>
    <w:rsid w:val="003B7E98"/>
    <w:rsid w:val="003C4844"/>
    <w:rsid w:val="003D779D"/>
    <w:rsid w:val="00403DA7"/>
    <w:rsid w:val="00421F08"/>
    <w:rsid w:val="00431BA7"/>
    <w:rsid w:val="00440E9A"/>
    <w:rsid w:val="004759A1"/>
    <w:rsid w:val="00486C20"/>
    <w:rsid w:val="004874A3"/>
    <w:rsid w:val="004D17EF"/>
    <w:rsid w:val="004E5808"/>
    <w:rsid w:val="00504973"/>
    <w:rsid w:val="0055068E"/>
    <w:rsid w:val="005830EA"/>
    <w:rsid w:val="00583C57"/>
    <w:rsid w:val="005A0DA3"/>
    <w:rsid w:val="005B505D"/>
    <w:rsid w:val="005D50DE"/>
    <w:rsid w:val="005E30EB"/>
    <w:rsid w:val="006003B1"/>
    <w:rsid w:val="00626902"/>
    <w:rsid w:val="00640FF6"/>
    <w:rsid w:val="00643836"/>
    <w:rsid w:val="0066567E"/>
    <w:rsid w:val="00671383"/>
    <w:rsid w:val="006737F6"/>
    <w:rsid w:val="006A7211"/>
    <w:rsid w:val="006B79B8"/>
    <w:rsid w:val="00736F5F"/>
    <w:rsid w:val="00754DF0"/>
    <w:rsid w:val="00761DCE"/>
    <w:rsid w:val="00772A5E"/>
    <w:rsid w:val="007746E8"/>
    <w:rsid w:val="007773FC"/>
    <w:rsid w:val="007C7227"/>
    <w:rsid w:val="007D5EFE"/>
    <w:rsid w:val="007E7D43"/>
    <w:rsid w:val="007F4DA5"/>
    <w:rsid w:val="00823065"/>
    <w:rsid w:val="00860B27"/>
    <w:rsid w:val="008C0D35"/>
    <w:rsid w:val="008C61F1"/>
    <w:rsid w:val="008D75D9"/>
    <w:rsid w:val="009101AE"/>
    <w:rsid w:val="0091117A"/>
    <w:rsid w:val="00915FDA"/>
    <w:rsid w:val="00936B31"/>
    <w:rsid w:val="009446CD"/>
    <w:rsid w:val="009D17E9"/>
    <w:rsid w:val="009E2B5E"/>
    <w:rsid w:val="009E667D"/>
    <w:rsid w:val="00A11CAF"/>
    <w:rsid w:val="00A20606"/>
    <w:rsid w:val="00A23637"/>
    <w:rsid w:val="00AC5419"/>
    <w:rsid w:val="00AD2C70"/>
    <w:rsid w:val="00AE379A"/>
    <w:rsid w:val="00AF6956"/>
    <w:rsid w:val="00B13B57"/>
    <w:rsid w:val="00B27038"/>
    <w:rsid w:val="00B66D09"/>
    <w:rsid w:val="00BA6120"/>
    <w:rsid w:val="00BB0C21"/>
    <w:rsid w:val="00C07226"/>
    <w:rsid w:val="00C212B0"/>
    <w:rsid w:val="00C45F57"/>
    <w:rsid w:val="00C67A2F"/>
    <w:rsid w:val="00C7201D"/>
    <w:rsid w:val="00CE2ACF"/>
    <w:rsid w:val="00E01AFE"/>
    <w:rsid w:val="00EA3DAE"/>
    <w:rsid w:val="00EB3CF9"/>
    <w:rsid w:val="00ED0CD3"/>
    <w:rsid w:val="00ED43C9"/>
    <w:rsid w:val="00F04D70"/>
    <w:rsid w:val="00F26FBC"/>
    <w:rsid w:val="00F4396D"/>
    <w:rsid w:val="00F70B5E"/>
    <w:rsid w:val="00F72AC1"/>
    <w:rsid w:val="00F857C0"/>
    <w:rsid w:val="00F959AD"/>
    <w:rsid w:val="00FB2A49"/>
    <w:rsid w:val="00FB4002"/>
    <w:rsid w:val="00FC4C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CFE2A6"/>
  <w15:chartTrackingRefBased/>
  <w15:docId w15:val="{02D807F6-5926-4248-98AD-13B5A523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77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D77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D77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D77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D77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D77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D77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D77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D77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D77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D77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D77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D77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D77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D77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D77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D77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D77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D77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D77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77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D77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779D"/>
    <w:pPr>
      <w:spacing w:before="160" w:after="160"/>
      <w:jc w:val="center"/>
    </w:pPr>
    <w:rPr>
      <w:i/>
      <w:iCs/>
      <w:color w:val="404040" w:themeColor="text1" w:themeTint="BF"/>
    </w:rPr>
  </w:style>
  <w:style w:type="character" w:customStyle="1" w:styleId="a8">
    <w:name w:val="引用文 (文字)"/>
    <w:basedOn w:val="a0"/>
    <w:link w:val="a7"/>
    <w:uiPriority w:val="29"/>
    <w:rsid w:val="003D779D"/>
    <w:rPr>
      <w:i/>
      <w:iCs/>
      <w:color w:val="404040" w:themeColor="text1" w:themeTint="BF"/>
    </w:rPr>
  </w:style>
  <w:style w:type="paragraph" w:styleId="a9">
    <w:name w:val="List Paragraph"/>
    <w:basedOn w:val="a"/>
    <w:uiPriority w:val="34"/>
    <w:qFormat/>
    <w:rsid w:val="003D779D"/>
    <w:pPr>
      <w:ind w:left="720"/>
      <w:contextualSpacing/>
    </w:pPr>
  </w:style>
  <w:style w:type="character" w:styleId="21">
    <w:name w:val="Intense Emphasis"/>
    <w:basedOn w:val="a0"/>
    <w:uiPriority w:val="21"/>
    <w:qFormat/>
    <w:rsid w:val="003D779D"/>
    <w:rPr>
      <w:i/>
      <w:iCs/>
      <w:color w:val="0F4761" w:themeColor="accent1" w:themeShade="BF"/>
    </w:rPr>
  </w:style>
  <w:style w:type="paragraph" w:styleId="22">
    <w:name w:val="Intense Quote"/>
    <w:basedOn w:val="a"/>
    <w:next w:val="a"/>
    <w:link w:val="23"/>
    <w:uiPriority w:val="30"/>
    <w:qFormat/>
    <w:rsid w:val="003D7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D779D"/>
    <w:rPr>
      <w:i/>
      <w:iCs/>
      <w:color w:val="0F4761" w:themeColor="accent1" w:themeShade="BF"/>
    </w:rPr>
  </w:style>
  <w:style w:type="character" w:styleId="24">
    <w:name w:val="Intense Reference"/>
    <w:basedOn w:val="a0"/>
    <w:uiPriority w:val="32"/>
    <w:qFormat/>
    <w:rsid w:val="003D779D"/>
    <w:rPr>
      <w:b/>
      <w:bCs/>
      <w:smallCaps/>
      <w:color w:val="0F4761" w:themeColor="accent1" w:themeShade="BF"/>
      <w:spacing w:val="5"/>
    </w:rPr>
  </w:style>
  <w:style w:type="paragraph" w:styleId="aa">
    <w:name w:val="Date"/>
    <w:basedOn w:val="a"/>
    <w:next w:val="a"/>
    <w:link w:val="ab"/>
    <w:uiPriority w:val="99"/>
    <w:semiHidden/>
    <w:unhideWhenUsed/>
    <w:rsid w:val="003D779D"/>
  </w:style>
  <w:style w:type="character" w:customStyle="1" w:styleId="ab">
    <w:name w:val="日付 (文字)"/>
    <w:basedOn w:val="a0"/>
    <w:link w:val="aa"/>
    <w:uiPriority w:val="99"/>
    <w:semiHidden/>
    <w:rsid w:val="003D779D"/>
  </w:style>
  <w:style w:type="paragraph" w:styleId="ac">
    <w:name w:val="header"/>
    <w:basedOn w:val="a"/>
    <w:link w:val="ad"/>
    <w:uiPriority w:val="99"/>
    <w:unhideWhenUsed/>
    <w:rsid w:val="001356DA"/>
    <w:pPr>
      <w:tabs>
        <w:tab w:val="center" w:pos="4252"/>
        <w:tab w:val="right" w:pos="8504"/>
      </w:tabs>
      <w:snapToGrid w:val="0"/>
    </w:pPr>
  </w:style>
  <w:style w:type="character" w:customStyle="1" w:styleId="ad">
    <w:name w:val="ヘッダー (文字)"/>
    <w:basedOn w:val="a0"/>
    <w:link w:val="ac"/>
    <w:uiPriority w:val="99"/>
    <w:rsid w:val="001356DA"/>
  </w:style>
  <w:style w:type="paragraph" w:styleId="ae">
    <w:name w:val="footer"/>
    <w:basedOn w:val="a"/>
    <w:link w:val="af"/>
    <w:uiPriority w:val="99"/>
    <w:unhideWhenUsed/>
    <w:rsid w:val="001356DA"/>
    <w:pPr>
      <w:tabs>
        <w:tab w:val="center" w:pos="4252"/>
        <w:tab w:val="right" w:pos="8504"/>
      </w:tabs>
      <w:snapToGrid w:val="0"/>
    </w:pPr>
  </w:style>
  <w:style w:type="character" w:customStyle="1" w:styleId="af">
    <w:name w:val="フッター (文字)"/>
    <w:basedOn w:val="a0"/>
    <w:link w:val="ae"/>
    <w:uiPriority w:val="99"/>
    <w:rsid w:val="001356DA"/>
  </w:style>
  <w:style w:type="paragraph" w:styleId="af0">
    <w:name w:val="Revision"/>
    <w:hidden/>
    <w:uiPriority w:val="99"/>
    <w:semiHidden/>
    <w:rsid w:val="001520CD"/>
  </w:style>
  <w:style w:type="table" w:styleId="af1">
    <w:name w:val="Table Grid"/>
    <w:basedOn w:val="a1"/>
    <w:uiPriority w:val="39"/>
    <w:rsid w:val="00152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5D50DE"/>
    <w:rPr>
      <w:color w:val="467886" w:themeColor="hyperlink"/>
      <w:u w:val="single"/>
    </w:rPr>
  </w:style>
  <w:style w:type="character" w:styleId="af3">
    <w:name w:val="Unresolved Mention"/>
    <w:basedOn w:val="a0"/>
    <w:uiPriority w:val="99"/>
    <w:semiHidden/>
    <w:unhideWhenUsed/>
    <w:rsid w:val="005D50DE"/>
    <w:rPr>
      <w:color w:val="605E5C"/>
      <w:shd w:val="clear" w:color="auto" w:fill="E1DFDD"/>
    </w:rPr>
  </w:style>
  <w:style w:type="paragraph" w:styleId="Web">
    <w:name w:val="Normal (Web)"/>
    <w:basedOn w:val="a"/>
    <w:uiPriority w:val="99"/>
    <w:semiHidden/>
    <w:unhideWhenUsed/>
    <w:rsid w:val="000C2A29"/>
    <w:rPr>
      <w:rFonts w:ascii="Times New Roman" w:hAnsi="Times New Roman" w:cs="Times New Roman"/>
      <w:sz w:val="24"/>
    </w:rPr>
  </w:style>
  <w:style w:type="paragraph" w:styleId="af4">
    <w:name w:val="Balloon Text"/>
    <w:basedOn w:val="a"/>
    <w:link w:val="af5"/>
    <w:uiPriority w:val="99"/>
    <w:semiHidden/>
    <w:unhideWhenUsed/>
    <w:rsid w:val="00FC4CD4"/>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FC4CD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D0E26-0D53-449E-AEBD-62A7ED9E5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6129</TotalTime>
  <Pages>8</Pages>
  <Words>1213</Words>
  <Characters>6917</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23238183 佐藤　樹</dc:creator>
  <cp:keywords/>
  <dc:description/>
  <cp:lastModifiedBy>掛下　哲郎</cp:lastModifiedBy>
  <cp:revision>41</cp:revision>
  <dcterms:created xsi:type="dcterms:W3CDTF">2026-03-02T16:25:00Z</dcterms:created>
  <dcterms:modified xsi:type="dcterms:W3CDTF">2026-04-06T01:07:00Z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4ecc213b-cddd-4a48-aa2c-c8979ad721e2</vt:lpwstr>
  </property>
</Properties>
</file>